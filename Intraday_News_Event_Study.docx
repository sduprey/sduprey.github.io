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0D25A4" w14:textId="77777777" w:rsidR="004A0AD9" w:rsidRPr="008A3D6E" w:rsidRDefault="004A0AD9" w:rsidP="004A0AD9">
      <w:pPr>
        <w:spacing w:line="240" w:lineRule="auto"/>
        <w:jc w:val="left"/>
        <w:rPr>
          <w:rFonts w:cstheme="minorHAnsi"/>
        </w:rPr>
      </w:pPr>
    </w:p>
    <w:p w14:paraId="4A69DA12" w14:textId="77777777" w:rsidR="004A0AD9" w:rsidRPr="008A3D6E" w:rsidRDefault="004A0AD9" w:rsidP="004A0AD9">
      <w:pPr>
        <w:spacing w:line="240" w:lineRule="auto"/>
        <w:jc w:val="left"/>
        <w:rPr>
          <w:rFonts w:cstheme="minorHAnsi"/>
        </w:rPr>
      </w:pPr>
      <w:r w:rsidRPr="008A3D6E">
        <w:rPr>
          <w:rFonts w:cstheme="minorHAnsi"/>
          <w:noProof/>
          <w:lang w:val="es-ES" w:eastAsia="es-ES"/>
        </w:rPr>
        <mc:AlternateContent>
          <mc:Choice Requires="wps">
            <w:drawing>
              <wp:anchor distT="0" distB="0" distL="114300" distR="114300" simplePos="0" relativeHeight="251664384" behindDoc="0" locked="0" layoutInCell="1" allowOverlap="1" wp14:anchorId="28C38049" wp14:editId="05C49AA6">
                <wp:simplePos x="0" y="0"/>
                <wp:positionH relativeFrom="column">
                  <wp:posOffset>3829050</wp:posOffset>
                </wp:positionH>
                <wp:positionV relativeFrom="paragraph">
                  <wp:posOffset>7340600</wp:posOffset>
                </wp:positionV>
                <wp:extent cx="2689225" cy="45085"/>
                <wp:effectExtent l="0" t="0" r="15875" b="12065"/>
                <wp:wrapNone/>
                <wp:docPr id="30" name="Rectangle 30"/>
                <wp:cNvGraphicFramePr/>
                <a:graphic xmlns:a="http://schemas.openxmlformats.org/drawingml/2006/main">
                  <a:graphicData uri="http://schemas.microsoft.com/office/word/2010/wordprocessingShape">
                    <wps:wsp>
                      <wps:cNvSpPr/>
                      <wps:spPr>
                        <a:xfrm>
                          <a:off x="0" y="0"/>
                          <a:ext cx="2689225"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6B8F7" id="Rectangle 30" o:spid="_x0000_s1026" style="position:absolute;margin-left:301.5pt;margin-top:578pt;width:211.7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" fillcolor="black [3213]" strokecolor="black [3213]" strokeweight="1pt"/>
            </w:pict>
          </mc:Fallback>
        </mc:AlternateContent>
      </w:r>
      <w:r w:rsidRPr="008A3D6E">
        <w:rPr>
          <w:rFonts w:cstheme="minorHAnsi"/>
          <w:noProof/>
          <w:lang w:val="es-ES" w:eastAsia="es-ES"/>
        </w:rPr>
        <mc:AlternateContent>
          <mc:Choice Requires="wps">
            <w:drawing>
              <wp:anchor distT="0" distB="0" distL="114300" distR="114300" simplePos="0" relativeHeight="251665408" behindDoc="0" locked="0" layoutInCell="0" allowOverlap="1" wp14:anchorId="5013F01B" wp14:editId="78918FF4">
                <wp:simplePos x="0" y="0"/>
                <wp:positionH relativeFrom="margin">
                  <wp:posOffset>3829050</wp:posOffset>
                </wp:positionH>
                <wp:positionV relativeFrom="margin">
                  <wp:posOffset>662940</wp:posOffset>
                </wp:positionV>
                <wp:extent cx="2714625" cy="6867525"/>
                <wp:effectExtent l="0" t="0" r="9525" b="9525"/>
                <wp:wrapSquare wrapText="bothSides"/>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6867525"/>
                        </a:xfrm>
                        <a:prstGeom prst="rect">
                          <a:avLst/>
                        </a:prstGeom>
                        <a:solidFill>
                          <a:schemeClr val="bg1">
                            <a:lumMod val="95000"/>
                          </a:schemeClr>
                        </a:solidFill>
                        <a:ln>
                          <a:noFill/>
                        </a:ln>
                        <a:effectLst/>
                        <a:extLst/>
                      </wps:spPr>
                      <wps:txbx>
                        <w:txbxContent>
                          <w:p w14:paraId="228F2C6C" w14:textId="77777777" w:rsidR="00AF257B" w:rsidRPr="007732F8" w:rsidRDefault="00AF257B" w:rsidP="004A0AD9">
                            <w:pPr>
                              <w:rPr>
                                <w:rFonts w:ascii="Arial" w:hAnsi="Arial" w:cs="Arial"/>
                                <w:b/>
                                <w:sz w:val="22"/>
                              </w:rPr>
                            </w:pPr>
                            <w:r w:rsidRPr="007732F8">
                              <w:rPr>
                                <w:rFonts w:ascii="Arial" w:hAnsi="Arial" w:cs="Arial"/>
                                <w:b/>
                                <w:sz w:val="22"/>
                              </w:rPr>
                              <w:t>TABLE OF CONTENTS</w:t>
                            </w:r>
                          </w:p>
                          <w:p w14:paraId="69A7E946" w14:textId="77777777" w:rsidR="00AF257B" w:rsidRPr="007732F8" w:rsidRDefault="00AF257B" w:rsidP="004A0AD9">
                            <w:pPr>
                              <w:pStyle w:val="NoSpacing"/>
                              <w:rPr>
                                <w:rFonts w:ascii="Arial" w:hAnsi="Arial" w:cs="Arial"/>
                                <w:sz w:val="18"/>
                                <w:szCs w:val="18"/>
                              </w:rPr>
                            </w:pPr>
                          </w:p>
                          <w:p w14:paraId="69AD0B8D" w14:textId="77777777" w:rsidR="00AF257B" w:rsidRPr="007732F8" w:rsidRDefault="00AF257B" w:rsidP="004A0AD9">
                            <w:pPr>
                              <w:pStyle w:val="NoSpacing"/>
                              <w:tabs>
                                <w:tab w:val="left" w:pos="3402"/>
                              </w:tabs>
                              <w:ind w:right="-459"/>
                              <w:rPr>
                                <w:rFonts w:ascii="Arial" w:hAnsi="Arial" w:cs="Arial"/>
                              </w:rPr>
                            </w:pPr>
                            <w:r>
                              <w:rPr>
                                <w:rFonts w:ascii="Arial" w:hAnsi="Arial" w:cs="Arial"/>
                              </w:rPr>
                              <w:t>Executive Summary</w:t>
                            </w:r>
                            <w:r w:rsidRPr="007732F8">
                              <w:rPr>
                                <w:rFonts w:ascii="Arial" w:hAnsi="Arial" w:cs="Arial"/>
                              </w:rPr>
                              <w:tab/>
                            </w:r>
                            <w:r>
                              <w:rPr>
                                <w:rFonts w:ascii="Arial" w:hAnsi="Arial" w:cs="Arial"/>
                              </w:rPr>
                              <w:t xml:space="preserve">  </w:t>
                            </w:r>
                            <w:r w:rsidRPr="007732F8">
                              <w:rPr>
                                <w:rFonts w:ascii="Arial" w:hAnsi="Arial" w:cs="Arial"/>
                              </w:rPr>
                              <w:t>2</w:t>
                            </w:r>
                          </w:p>
                          <w:p w14:paraId="2EA11A5B" w14:textId="77777777" w:rsidR="00AF257B" w:rsidRPr="007732F8" w:rsidRDefault="00AF257B" w:rsidP="004A0AD9">
                            <w:pPr>
                              <w:pStyle w:val="NoSpacing"/>
                              <w:tabs>
                                <w:tab w:val="left" w:pos="3402"/>
                              </w:tabs>
                              <w:ind w:right="-459"/>
                              <w:rPr>
                                <w:rFonts w:ascii="Arial" w:hAnsi="Arial" w:cs="Arial"/>
                              </w:rPr>
                            </w:pPr>
                          </w:p>
                          <w:p w14:paraId="757CF1BE" w14:textId="77777777" w:rsidR="00AF257B" w:rsidRPr="00687666" w:rsidRDefault="00AF257B" w:rsidP="004A0AD9">
                            <w:pPr>
                              <w:pStyle w:val="NoSpacing"/>
                              <w:tabs>
                                <w:tab w:val="left" w:pos="3402"/>
                              </w:tabs>
                              <w:ind w:right="-459"/>
                              <w:rPr>
                                <w:rFonts w:ascii="Arial" w:hAnsi="Arial" w:cs="Arial"/>
                                <w:lang w:eastAsia="zh-CN"/>
                              </w:rPr>
                            </w:pPr>
                            <w:r w:rsidRPr="00687666">
                              <w:rPr>
                                <w:rFonts w:ascii="Arial" w:hAnsi="Arial" w:cs="Arial"/>
                              </w:rPr>
                              <w:t>Introduction</w:t>
                            </w:r>
                            <w:r w:rsidRPr="00687666">
                              <w:rPr>
                                <w:rFonts w:ascii="Arial" w:hAnsi="Arial" w:cs="Arial"/>
                              </w:rPr>
                              <w:tab/>
                            </w:r>
                            <w:r>
                              <w:rPr>
                                <w:rFonts w:ascii="Arial" w:hAnsi="Arial" w:cs="Arial"/>
                              </w:rPr>
                              <w:t xml:space="preserve">  </w:t>
                            </w:r>
                            <w:r>
                              <w:rPr>
                                <w:rFonts w:ascii="Arial" w:hAnsi="Arial" w:cs="Arial" w:hint="eastAsia"/>
                                <w:lang w:eastAsia="zh-CN"/>
                              </w:rPr>
                              <w:t>3</w:t>
                            </w:r>
                          </w:p>
                          <w:p w14:paraId="5552FA50" w14:textId="77777777" w:rsidR="00AF257B" w:rsidRPr="00687666" w:rsidRDefault="00AF257B" w:rsidP="004A0AD9">
                            <w:pPr>
                              <w:pStyle w:val="NoSpacing"/>
                              <w:tabs>
                                <w:tab w:val="left" w:pos="3402"/>
                              </w:tabs>
                              <w:ind w:right="-459"/>
                              <w:rPr>
                                <w:rFonts w:ascii="Arial" w:hAnsi="Arial" w:cs="Arial"/>
                              </w:rPr>
                            </w:pPr>
                            <w:r>
                              <w:rPr>
                                <w:rFonts w:ascii="Arial" w:hAnsi="Arial" w:cs="Arial"/>
                              </w:rPr>
                              <w:t xml:space="preserve">  </w:t>
                            </w:r>
                          </w:p>
                          <w:p w14:paraId="6B59A54D" w14:textId="77777777" w:rsidR="00AF257B" w:rsidRPr="00687666" w:rsidRDefault="00AF257B" w:rsidP="004A0AD9">
                            <w:pPr>
                              <w:pStyle w:val="NoSpacing"/>
                              <w:tabs>
                                <w:tab w:val="left" w:pos="3402"/>
                              </w:tabs>
                              <w:ind w:right="-459"/>
                              <w:rPr>
                                <w:rFonts w:ascii="Arial" w:hAnsi="Arial" w:cs="Arial"/>
                                <w:lang w:eastAsia="zh-CN"/>
                              </w:rPr>
                            </w:pPr>
                            <w:r>
                              <w:rPr>
                                <w:rFonts w:ascii="Arial" w:hAnsi="Arial" w:cs="Arial"/>
                              </w:rPr>
                              <w:t>Data Description</w:t>
                            </w:r>
                            <w:r w:rsidRPr="00687666">
                              <w:rPr>
                                <w:rFonts w:ascii="Arial" w:hAnsi="Arial" w:cs="Arial"/>
                              </w:rPr>
                              <w:tab/>
                            </w:r>
                            <w:r>
                              <w:rPr>
                                <w:rFonts w:ascii="Arial" w:hAnsi="Arial" w:cs="Arial"/>
                              </w:rPr>
                              <w:t xml:space="preserve">  </w:t>
                            </w:r>
                            <w:r>
                              <w:rPr>
                                <w:rFonts w:ascii="Arial" w:hAnsi="Arial" w:cs="Arial"/>
                                <w:lang w:eastAsia="zh-CN"/>
                              </w:rPr>
                              <w:t>4</w:t>
                            </w:r>
                          </w:p>
                          <w:p w14:paraId="69277DCC" w14:textId="77777777" w:rsidR="00AF257B" w:rsidRPr="00687666" w:rsidRDefault="00AF257B" w:rsidP="004A0AD9">
                            <w:pPr>
                              <w:pStyle w:val="NoSpacing"/>
                              <w:tabs>
                                <w:tab w:val="left" w:pos="3402"/>
                              </w:tabs>
                              <w:ind w:right="-459"/>
                              <w:rPr>
                                <w:rFonts w:ascii="Arial" w:hAnsi="Arial" w:cs="Arial"/>
                              </w:rPr>
                            </w:pPr>
                          </w:p>
                          <w:p w14:paraId="2B11DAA5" w14:textId="556E132E" w:rsidR="00AF257B" w:rsidRPr="00687666" w:rsidRDefault="00AF257B" w:rsidP="004A0AD9">
                            <w:pPr>
                              <w:pStyle w:val="NoSpacing"/>
                              <w:tabs>
                                <w:tab w:val="left" w:pos="3402"/>
                              </w:tabs>
                              <w:ind w:right="-459"/>
                              <w:rPr>
                                <w:rFonts w:ascii="Arial" w:hAnsi="Arial" w:cs="Arial"/>
                                <w:lang w:eastAsia="zh-CN"/>
                              </w:rPr>
                            </w:pPr>
                            <w:r>
                              <w:rPr>
                                <w:rFonts w:ascii="Arial" w:hAnsi="Arial" w:cs="Arial"/>
                              </w:rPr>
                              <w:t>Methodology</w:t>
                            </w:r>
                            <w:r w:rsidRPr="00687666">
                              <w:rPr>
                                <w:rFonts w:ascii="Arial" w:hAnsi="Arial" w:cs="Arial"/>
                              </w:rPr>
                              <w:t xml:space="preserve"> </w:t>
                            </w:r>
                            <w:r w:rsidRPr="00687666">
                              <w:rPr>
                                <w:rFonts w:ascii="Arial" w:hAnsi="Arial" w:cs="Arial"/>
                              </w:rPr>
                              <w:tab/>
                            </w:r>
                            <w:r>
                              <w:rPr>
                                <w:rFonts w:ascii="Arial" w:hAnsi="Arial" w:cs="Arial"/>
                              </w:rPr>
                              <w:t xml:space="preserve">  6</w:t>
                            </w:r>
                          </w:p>
                          <w:p w14:paraId="66FDB61E" w14:textId="77777777" w:rsidR="00AF257B" w:rsidRPr="00687666" w:rsidRDefault="00AF257B" w:rsidP="004A0AD9">
                            <w:pPr>
                              <w:pStyle w:val="NoSpacing"/>
                              <w:tabs>
                                <w:tab w:val="left" w:pos="3402"/>
                              </w:tabs>
                              <w:ind w:right="-459"/>
                              <w:rPr>
                                <w:rFonts w:ascii="Arial" w:hAnsi="Arial" w:cs="Arial"/>
                              </w:rPr>
                            </w:pPr>
                          </w:p>
                          <w:p w14:paraId="2E40965C" w14:textId="7BEFFC13" w:rsidR="00AF257B" w:rsidRPr="00687666" w:rsidRDefault="00AF257B" w:rsidP="004A0AD9">
                            <w:pPr>
                              <w:pStyle w:val="NoSpacing"/>
                              <w:tabs>
                                <w:tab w:val="left" w:pos="3402"/>
                              </w:tabs>
                              <w:ind w:right="-459"/>
                              <w:rPr>
                                <w:rFonts w:ascii="Arial" w:hAnsi="Arial" w:cs="Arial"/>
                              </w:rPr>
                            </w:pPr>
                            <w:r>
                              <w:rPr>
                                <w:rFonts w:ascii="Arial" w:hAnsi="Arial" w:cs="Arial"/>
                              </w:rPr>
                              <w:t>Results</w:t>
                            </w:r>
                            <w:r>
                              <w:rPr>
                                <w:rFonts w:ascii="Arial" w:hAnsi="Arial" w:cs="Arial"/>
                              </w:rPr>
                              <w:tab/>
                              <w:t>11</w:t>
                            </w:r>
                          </w:p>
                          <w:p w14:paraId="7ED50BC1" w14:textId="77777777" w:rsidR="00AF257B" w:rsidRPr="00687666" w:rsidRDefault="00AF257B" w:rsidP="004A0AD9">
                            <w:pPr>
                              <w:pStyle w:val="NoSpacing"/>
                              <w:tabs>
                                <w:tab w:val="left" w:pos="3402"/>
                              </w:tabs>
                              <w:ind w:right="-459"/>
                              <w:rPr>
                                <w:rFonts w:ascii="Arial" w:hAnsi="Arial" w:cs="Arial"/>
                              </w:rPr>
                            </w:pPr>
                          </w:p>
                          <w:p w14:paraId="4E30DE21" w14:textId="77777777" w:rsidR="00AF257B" w:rsidRDefault="00AF257B" w:rsidP="004A0AD9">
                            <w:pPr>
                              <w:pStyle w:val="NoSpacing"/>
                              <w:tabs>
                                <w:tab w:val="left" w:pos="3402"/>
                              </w:tabs>
                              <w:ind w:right="-459"/>
                              <w:rPr>
                                <w:rFonts w:ascii="Arial" w:hAnsi="Arial" w:cs="Arial"/>
                              </w:rPr>
                            </w:pPr>
                            <w:r w:rsidRPr="00687666">
                              <w:rPr>
                                <w:rFonts w:ascii="Arial" w:hAnsi="Arial" w:cs="Arial"/>
                              </w:rPr>
                              <w:t>Conclusion</w:t>
                            </w:r>
                            <w:r>
                              <w:rPr>
                                <w:rFonts w:ascii="Arial" w:hAnsi="Arial" w:cs="Arial"/>
                              </w:rPr>
                              <w:t>s</w:t>
                            </w:r>
                            <w:r>
                              <w:rPr>
                                <w:rFonts w:ascii="Arial" w:hAnsi="Arial" w:cs="Arial"/>
                              </w:rPr>
                              <w:tab/>
                              <w:t>20</w:t>
                            </w:r>
                          </w:p>
                          <w:p w14:paraId="43C66AEF" w14:textId="77777777" w:rsidR="00AF257B" w:rsidRDefault="00AF257B" w:rsidP="004A0AD9">
                            <w:pPr>
                              <w:pStyle w:val="NoSpacing"/>
                              <w:tabs>
                                <w:tab w:val="left" w:pos="3402"/>
                              </w:tabs>
                              <w:ind w:right="-459"/>
                              <w:rPr>
                                <w:rFonts w:ascii="Arial" w:hAnsi="Arial" w:cs="Arial"/>
                              </w:rPr>
                            </w:pPr>
                          </w:p>
                          <w:p w14:paraId="2E012F96" w14:textId="6AB6BBE8" w:rsidR="00AF257B" w:rsidRDefault="00AF257B" w:rsidP="004A0AD9">
                            <w:pPr>
                              <w:pStyle w:val="NoSpacing"/>
                              <w:tabs>
                                <w:tab w:val="left" w:pos="3402"/>
                              </w:tabs>
                              <w:ind w:right="-459"/>
                              <w:rPr>
                                <w:rFonts w:ascii="Arial" w:hAnsi="Arial" w:cs="Arial"/>
                                <w:sz w:val="18"/>
                                <w:szCs w:val="18"/>
                              </w:rPr>
                            </w:pPr>
                            <w:r>
                              <w:rPr>
                                <w:rFonts w:ascii="Arial" w:hAnsi="Arial" w:cs="Arial"/>
                              </w:rPr>
                              <w:t xml:space="preserve">References </w:t>
                            </w:r>
                            <w:r>
                              <w:rPr>
                                <w:rFonts w:ascii="Arial" w:hAnsi="Arial" w:cs="Arial"/>
                              </w:rPr>
                              <w:tab/>
                              <w:t>30</w:t>
                            </w:r>
                          </w:p>
                          <w:p w14:paraId="7E8B6262" w14:textId="77777777" w:rsidR="00AF257B" w:rsidRDefault="00AF257B" w:rsidP="004A0AD9">
                            <w:pPr>
                              <w:pStyle w:val="NoSpacing"/>
                              <w:rPr>
                                <w:rFonts w:ascii="Arial" w:hAnsi="Arial" w:cs="Arial"/>
                                <w:sz w:val="18"/>
                                <w:szCs w:val="18"/>
                              </w:rPr>
                            </w:pPr>
                          </w:p>
                          <w:p w14:paraId="444A4216" w14:textId="28FC6444" w:rsidR="00AF257B" w:rsidRDefault="00AF257B" w:rsidP="004A0AD9">
                            <w:pPr>
                              <w:pStyle w:val="NoSpacing"/>
                              <w:rPr>
                                <w:rFonts w:ascii="Arial" w:hAnsi="Arial" w:cs="Arial"/>
                                <w:sz w:val="18"/>
                                <w:szCs w:val="18"/>
                              </w:rPr>
                            </w:pPr>
                          </w:p>
                          <w:p w14:paraId="6FD622D3" w14:textId="77777777" w:rsidR="00AF257B" w:rsidRDefault="00AF257B" w:rsidP="004A0AD9">
                            <w:pPr>
                              <w:pStyle w:val="NoSpacing"/>
                              <w:rPr>
                                <w:rFonts w:ascii="Arial" w:hAnsi="Arial" w:cs="Arial"/>
                                <w:sz w:val="18"/>
                                <w:szCs w:val="18"/>
                                <w:lang w:eastAsia="zh-CN"/>
                              </w:rPr>
                            </w:pPr>
                            <w:r w:rsidRPr="00482E1C">
                              <w:rPr>
                                <w:rFonts w:ascii="Arial" w:hAnsi="Arial" w:cs="Arial"/>
                                <w:i/>
                                <w:iCs/>
                                <w:sz w:val="16"/>
                                <w:szCs w:val="16"/>
                              </w:rPr>
                              <w:t xml:space="preserve">Special thanks to </w:t>
                            </w:r>
                            <w:r>
                              <w:rPr>
                                <w:rFonts w:ascii="Arial" w:hAnsi="Arial" w:cs="Arial"/>
                                <w:i/>
                                <w:iCs/>
                                <w:sz w:val="16"/>
                                <w:szCs w:val="16"/>
                              </w:rPr>
                              <w:t xml:space="preserve">Factset </w:t>
                            </w:r>
                            <w:r w:rsidRPr="00482E1C">
                              <w:rPr>
                                <w:rFonts w:ascii="Arial" w:hAnsi="Arial" w:cs="Arial"/>
                                <w:i/>
                                <w:iCs/>
                                <w:sz w:val="16"/>
                                <w:szCs w:val="16"/>
                              </w:rPr>
                              <w:t xml:space="preserve">for providing the </w:t>
                            </w:r>
                            <w:r>
                              <w:rPr>
                                <w:rFonts w:ascii="Arial" w:hAnsi="Arial" w:cs="Arial"/>
                                <w:i/>
                                <w:iCs/>
                                <w:sz w:val="16"/>
                                <w:szCs w:val="16"/>
                              </w:rPr>
                              <w:t xml:space="preserve">supply chain data, and </w:t>
                            </w:r>
                            <w:r w:rsidRPr="00482E1C">
                              <w:rPr>
                                <w:rFonts w:ascii="Arial" w:hAnsi="Arial" w:cs="Arial"/>
                                <w:i/>
                                <w:iCs/>
                                <w:sz w:val="16"/>
                                <w:szCs w:val="16"/>
                              </w:rPr>
                              <w:t>Russell</w:t>
                            </w:r>
                            <w:r>
                              <w:rPr>
                                <w:rFonts w:ascii="Arial" w:hAnsi="Arial" w:cs="Arial"/>
                                <w:i/>
                                <w:iCs/>
                                <w:sz w:val="16"/>
                                <w:szCs w:val="16"/>
                              </w:rPr>
                              <w:t xml:space="preserve"> </w:t>
                            </w:r>
                            <w:r w:rsidRPr="00482E1C">
                              <w:rPr>
                                <w:rFonts w:ascii="Arial" w:hAnsi="Arial" w:cs="Arial"/>
                                <w:i/>
                                <w:iCs/>
                                <w:sz w:val="16"/>
                                <w:szCs w:val="16"/>
                              </w:rPr>
                              <w:t>Investments</w:t>
                            </w:r>
                            <w:r>
                              <w:rPr>
                                <w:rFonts w:ascii="Arial" w:hAnsi="Arial" w:cs="Arial"/>
                                <w:i/>
                                <w:iCs/>
                                <w:sz w:val="16"/>
                                <w:szCs w:val="16"/>
                              </w:rPr>
                              <w:t xml:space="preserve"> for providing the index </w:t>
                            </w:r>
                            <w:r w:rsidRPr="00482E1C">
                              <w:rPr>
                                <w:rFonts w:ascii="Arial" w:hAnsi="Arial" w:cs="Arial"/>
                                <w:i/>
                                <w:iCs/>
                                <w:sz w:val="16"/>
                                <w:szCs w:val="16"/>
                              </w:rPr>
                              <w:t>data:</w:t>
                            </w:r>
                          </w:p>
                          <w:p w14:paraId="0502FAE2" w14:textId="77777777" w:rsidR="00AF257B" w:rsidRDefault="00AF257B" w:rsidP="004A0AD9">
                            <w:pPr>
                              <w:pStyle w:val="NoSpacing"/>
                              <w:rPr>
                                <w:rFonts w:ascii="Arial" w:hAnsi="Arial" w:cs="Arial"/>
                                <w:sz w:val="18"/>
                                <w:szCs w:val="18"/>
                                <w:lang w:eastAsia="zh-CN"/>
                              </w:rPr>
                            </w:pPr>
                          </w:p>
                          <w:p w14:paraId="5E5F57E3" w14:textId="77777777" w:rsidR="00AF257B" w:rsidRDefault="00AF257B" w:rsidP="004A0AD9">
                            <w:pPr>
                              <w:pStyle w:val="NoSpacing"/>
                              <w:rPr>
                                <w:rFonts w:ascii="Arial" w:hAnsi="Arial" w:cs="Arial"/>
                                <w:sz w:val="18"/>
                                <w:szCs w:val="18"/>
                                <w:lang w:eastAsia="zh-CN"/>
                              </w:rPr>
                            </w:pPr>
                            <w:r>
                              <w:rPr>
                                <w:rFonts w:cstheme="minorHAnsi"/>
                                <w:noProof/>
                                <w:lang w:val="es-ES" w:eastAsia="es-ES"/>
                              </w:rPr>
                              <w:drawing>
                                <wp:inline distT="0" distB="0" distL="0" distR="0" wp14:anchorId="45B1F0A6" wp14:editId="5669E02D">
                                  <wp:extent cx="1292816" cy="247650"/>
                                  <wp:effectExtent l="0" t="0" r="3175" b="0"/>
                                  <wp:docPr id="14" name="Picture 14" descr="C:\Users\phafez.DEVELOPMENT\Documents\FactS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fez.DEVELOPMENT\Documents\FactSe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7181" cy="258064"/>
                                          </a:xfrm>
                                          <a:prstGeom prst="rect">
                                            <a:avLst/>
                                          </a:prstGeom>
                                          <a:noFill/>
                                          <a:ln>
                                            <a:noFill/>
                                          </a:ln>
                                        </pic:spPr>
                                      </pic:pic>
                                    </a:graphicData>
                                  </a:graphic>
                                </wp:inline>
                              </w:drawing>
                            </w:r>
                          </w:p>
                          <w:p w14:paraId="0ABB8A9E" w14:textId="77777777" w:rsidR="00AF257B" w:rsidRDefault="00AF257B" w:rsidP="004A0AD9">
                            <w:pPr>
                              <w:pStyle w:val="NoSpacing"/>
                              <w:rPr>
                                <w:rFonts w:ascii="Arial" w:hAnsi="Arial" w:cs="Arial"/>
                                <w:sz w:val="18"/>
                                <w:szCs w:val="18"/>
                                <w:lang w:eastAsia="zh-CN"/>
                              </w:rPr>
                            </w:pPr>
                          </w:p>
                          <w:p w14:paraId="57C17922" w14:textId="77777777" w:rsidR="00AF257B" w:rsidRDefault="00AF257B" w:rsidP="004A0AD9">
                            <w:pPr>
                              <w:pStyle w:val="NoSpacing"/>
                              <w:ind w:right="-180"/>
                              <w:rPr>
                                <w:i/>
                                <w:sz w:val="16"/>
                                <w:szCs w:val="16"/>
                              </w:rPr>
                            </w:pPr>
                            <w:r>
                              <w:rPr>
                                <w:noProof/>
                                <w:lang w:val="es-ES" w:eastAsia="es-ES"/>
                              </w:rPr>
                              <w:drawing>
                                <wp:inline distT="0" distB="0" distL="0" distR="0" wp14:anchorId="36CA1051" wp14:editId="00E0B178">
                                  <wp:extent cx="1292225" cy="329517"/>
                                  <wp:effectExtent l="0" t="0" r="3175" b="0"/>
                                  <wp:docPr id="17" name="Imagen 12" descr="http://rotaryhockeychallenge.ca/wp-content/uploads/2014/01/Russell-Investmen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taryhockeychallenge.ca/wp-content/uploads/2014/01/Russell-Investment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029" cy="339667"/>
                                          </a:xfrm>
                                          <a:prstGeom prst="rect">
                                            <a:avLst/>
                                          </a:prstGeom>
                                          <a:noFill/>
                                          <a:ln>
                                            <a:noFill/>
                                          </a:ln>
                                        </pic:spPr>
                                      </pic:pic>
                                    </a:graphicData>
                                  </a:graphic>
                                </wp:inline>
                              </w:drawing>
                            </w:r>
                          </w:p>
                          <w:p w14:paraId="3450EDDC" w14:textId="77777777" w:rsidR="00AF257B" w:rsidRDefault="00AF257B" w:rsidP="004A0AD9">
                            <w:pPr>
                              <w:pStyle w:val="NoSpacing"/>
                              <w:rPr>
                                <w:rFonts w:ascii="Arial" w:hAnsi="Arial" w:cs="Arial"/>
                                <w:i/>
                                <w:sz w:val="16"/>
                                <w:szCs w:val="16"/>
                              </w:rPr>
                            </w:pPr>
                          </w:p>
                          <w:p w14:paraId="14453DDC" w14:textId="77777777" w:rsidR="00AF257B" w:rsidRDefault="00AF257B" w:rsidP="004A0AD9">
                            <w:pPr>
                              <w:pStyle w:val="NoSpacing"/>
                              <w:ind w:left="-90"/>
                              <w:rPr>
                                <w:b/>
                              </w:rPr>
                            </w:pPr>
                          </w:p>
                          <w:p w14:paraId="6D130F9D" w14:textId="77777777" w:rsidR="00AF257B" w:rsidRPr="00DB4899" w:rsidRDefault="00AF257B" w:rsidP="004A0AD9">
                            <w:pPr>
                              <w:pStyle w:val="NoSpacing"/>
                              <w:ind w:left="-90"/>
                              <w:rPr>
                                <w:b/>
                              </w:rPr>
                            </w:pPr>
                            <w:r>
                              <w:rPr>
                                <w:b/>
                              </w:rPr>
                              <w:t>The RavenPack Data Science Team:</w:t>
                            </w:r>
                          </w:p>
                          <w:p w14:paraId="0F4AE99B" w14:textId="77777777" w:rsidR="00AF257B" w:rsidRPr="003E21F3" w:rsidRDefault="00AF257B" w:rsidP="004A0AD9">
                            <w:pPr>
                              <w:spacing w:line="240" w:lineRule="auto"/>
                              <w:ind w:left="-90"/>
                              <w:rPr>
                                <w:rFonts w:ascii="Arial" w:hAnsi="Arial" w:cs="Arial"/>
                                <w:sz w:val="14"/>
                                <w:szCs w:val="14"/>
                              </w:rPr>
                            </w:pPr>
                          </w:p>
                          <w:p w14:paraId="47F0A49E"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 xml:space="preserve">Peter Hafez </w:t>
                            </w:r>
                          </w:p>
                          <w:p w14:paraId="75E81BE9" w14:textId="77777777" w:rsidR="00AF257B" w:rsidRDefault="00AF257B" w:rsidP="004A0AD9">
                            <w:pPr>
                              <w:spacing w:line="240" w:lineRule="auto"/>
                              <w:ind w:left="-90" w:right="-180"/>
                              <w:rPr>
                                <w:rFonts w:ascii="Arial" w:hAnsi="Arial" w:cs="Arial"/>
                                <w:i/>
                                <w:sz w:val="18"/>
                                <w:szCs w:val="20"/>
                                <w:lang w:val="it-IT"/>
                              </w:rPr>
                            </w:pPr>
                            <w:r w:rsidRPr="00FB6422">
                              <w:rPr>
                                <w:rFonts w:ascii="Arial" w:hAnsi="Arial" w:cs="Arial"/>
                                <w:i/>
                                <w:sz w:val="18"/>
                                <w:szCs w:val="20"/>
                                <w:lang w:val="it-IT"/>
                              </w:rPr>
                              <w:t>Chief Data Scientist</w:t>
                            </w:r>
                          </w:p>
                          <w:p w14:paraId="6483A3AB" w14:textId="77777777" w:rsidR="00AF257B" w:rsidRPr="003E21F3" w:rsidRDefault="00AF257B" w:rsidP="004A0AD9">
                            <w:pPr>
                              <w:spacing w:line="240" w:lineRule="auto"/>
                              <w:ind w:left="-90"/>
                              <w:rPr>
                                <w:rFonts w:ascii="Arial" w:hAnsi="Arial" w:cs="Arial"/>
                                <w:b/>
                                <w:sz w:val="12"/>
                                <w:szCs w:val="12"/>
                                <w:lang w:val="it-IT"/>
                              </w:rPr>
                            </w:pPr>
                          </w:p>
                          <w:p w14:paraId="292AB1DC"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Francesco Lautizi</w:t>
                            </w:r>
                          </w:p>
                          <w:p w14:paraId="65F61D7C" w14:textId="77777777" w:rsidR="00AF257B"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2DD612B6" w14:textId="77777777" w:rsidR="00AF257B" w:rsidRPr="003E21F3" w:rsidRDefault="00AF257B" w:rsidP="004A0AD9">
                            <w:pPr>
                              <w:spacing w:line="240" w:lineRule="auto"/>
                              <w:ind w:left="-90"/>
                              <w:rPr>
                                <w:rFonts w:ascii="Arial" w:hAnsi="Arial" w:cs="Arial"/>
                                <w:i/>
                                <w:sz w:val="16"/>
                                <w:szCs w:val="16"/>
                                <w:lang w:val="it-IT"/>
                              </w:rPr>
                            </w:pPr>
                          </w:p>
                          <w:p w14:paraId="0898A2D7"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Stefan Duprey</w:t>
                            </w:r>
                          </w:p>
                          <w:p w14:paraId="62ABD9F6" w14:textId="77777777" w:rsidR="00AF257B" w:rsidRPr="00FB6422"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75D5939F" w14:textId="77777777" w:rsidR="00AF257B" w:rsidRPr="003E21F3" w:rsidRDefault="00AF257B" w:rsidP="004A0AD9">
                            <w:pPr>
                              <w:spacing w:line="240" w:lineRule="auto"/>
                              <w:ind w:left="-90"/>
                              <w:rPr>
                                <w:rFonts w:ascii="Arial" w:hAnsi="Arial" w:cs="Arial"/>
                                <w:i/>
                                <w:sz w:val="16"/>
                                <w:szCs w:val="16"/>
                                <w:lang w:val="it-IT"/>
                              </w:rPr>
                            </w:pPr>
                          </w:p>
                          <w:p w14:paraId="1D8D3220" w14:textId="77777777" w:rsidR="00AF257B" w:rsidRPr="00FB6422" w:rsidRDefault="00AF257B" w:rsidP="004A0AD9">
                            <w:pPr>
                              <w:spacing w:line="240" w:lineRule="auto"/>
                              <w:ind w:left="-90"/>
                              <w:rPr>
                                <w:rFonts w:ascii="Arial" w:hAnsi="Arial" w:cs="Arial"/>
                                <w:sz w:val="18"/>
                                <w:szCs w:val="20"/>
                                <w:lang w:val="it-IT"/>
                              </w:rPr>
                            </w:pPr>
                            <w:r w:rsidRPr="00FB6422">
                              <w:rPr>
                                <w:rFonts w:ascii="Arial" w:hAnsi="Arial" w:cs="Arial"/>
                                <w:b/>
                                <w:sz w:val="18"/>
                                <w:szCs w:val="20"/>
                                <w:lang w:val="it-IT"/>
                              </w:rPr>
                              <w:t>Jose A. Guerrero-Colón</w:t>
                            </w:r>
                          </w:p>
                          <w:p w14:paraId="4CC8B6BD" w14:textId="77777777" w:rsidR="00AF257B"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4B174494" w14:textId="77777777" w:rsidR="00AF257B" w:rsidRPr="003E21F3" w:rsidRDefault="00AF257B" w:rsidP="004A0AD9">
                            <w:pPr>
                              <w:spacing w:line="240" w:lineRule="auto"/>
                              <w:ind w:left="-90"/>
                              <w:rPr>
                                <w:rFonts w:ascii="Arial" w:hAnsi="Arial" w:cs="Arial"/>
                                <w:i/>
                                <w:sz w:val="16"/>
                                <w:szCs w:val="16"/>
                                <w:lang w:val="it-IT"/>
                              </w:rPr>
                            </w:pPr>
                          </w:p>
                          <w:p w14:paraId="56AECC63" w14:textId="77777777" w:rsidR="00AF257B" w:rsidRPr="00FB6422" w:rsidRDefault="00AF257B" w:rsidP="004A0AD9">
                            <w:pPr>
                              <w:spacing w:line="240" w:lineRule="auto"/>
                              <w:ind w:left="-90"/>
                              <w:rPr>
                                <w:rFonts w:ascii="Arial" w:hAnsi="Arial" w:cs="Arial"/>
                                <w:sz w:val="18"/>
                                <w:szCs w:val="20"/>
                                <w:lang w:val="it-IT"/>
                              </w:rPr>
                            </w:pPr>
                            <w:r>
                              <w:rPr>
                                <w:rFonts w:ascii="Arial" w:hAnsi="Arial" w:cs="Arial"/>
                                <w:b/>
                                <w:sz w:val="18"/>
                                <w:szCs w:val="20"/>
                                <w:lang w:val="it-IT"/>
                              </w:rPr>
                              <w:t>Mads Koefoed</w:t>
                            </w:r>
                          </w:p>
                          <w:p w14:paraId="0AE3DE04" w14:textId="77777777" w:rsidR="00AF257B" w:rsidRPr="00FB6422"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62C8F014" w14:textId="77777777" w:rsidR="00AF257B" w:rsidRPr="00FB6422" w:rsidRDefault="00AF257B" w:rsidP="004A0AD9">
                            <w:pPr>
                              <w:spacing w:line="240" w:lineRule="auto"/>
                              <w:ind w:left="-90"/>
                              <w:rPr>
                                <w:rFonts w:ascii="Arial" w:hAnsi="Arial" w:cs="Arial"/>
                                <w:i/>
                                <w:sz w:val="18"/>
                                <w:szCs w:val="20"/>
                                <w:lang w:val="it-IT"/>
                              </w:rPr>
                            </w:pPr>
                          </w:p>
                          <w:p w14:paraId="51AF2B0C" w14:textId="77777777" w:rsidR="00AF257B" w:rsidRPr="00FB6422" w:rsidRDefault="00AF257B" w:rsidP="004A0AD9">
                            <w:pPr>
                              <w:spacing w:line="240" w:lineRule="auto"/>
                              <w:ind w:left="-90"/>
                              <w:rPr>
                                <w:rFonts w:ascii="Arial" w:hAnsi="Arial" w:cs="Arial"/>
                                <w:i/>
                                <w:sz w:val="18"/>
                                <w:szCs w:val="20"/>
                                <w:lang w:val="it-IT"/>
                              </w:rPr>
                            </w:pPr>
                          </w:p>
                          <w:p w14:paraId="481347E5" w14:textId="77777777" w:rsidR="00AF257B" w:rsidRPr="00FB6422" w:rsidRDefault="00AF257B" w:rsidP="004A0AD9">
                            <w:pPr>
                              <w:spacing w:line="240" w:lineRule="auto"/>
                              <w:ind w:left="-90"/>
                              <w:rPr>
                                <w:rFonts w:ascii="Arial" w:hAnsi="Arial" w:cs="Arial"/>
                                <w:i/>
                                <w:sz w:val="18"/>
                                <w:szCs w:val="20"/>
                                <w:lang w:val="it-IT"/>
                              </w:rPr>
                            </w:pPr>
                          </w:p>
                          <w:p w14:paraId="26BA028C" w14:textId="77777777" w:rsidR="00AF257B" w:rsidRPr="007A0FE6" w:rsidRDefault="00AF257B" w:rsidP="004A0AD9">
                            <w:pPr>
                              <w:ind w:left="-90"/>
                              <w:jc w:val="right"/>
                              <w:rPr>
                                <w:rFonts w:ascii="Arial Black" w:hAnsi="Arial Black"/>
                                <w:b/>
                                <w:color w:val="0070C0"/>
                                <w:sz w:val="18"/>
                                <w:szCs w:val="20"/>
                              </w:rPr>
                            </w:pPr>
                            <w:hyperlink r:id="rId10" w:history="1">
                              <w:r w:rsidRPr="007A0FE6">
                                <w:rPr>
                                  <w:rStyle w:val="Hyperlink"/>
                                  <w:rFonts w:ascii="Arial Black" w:hAnsi="Arial Black"/>
                                  <w:b/>
                                  <w:color w:val="0070C0"/>
                                  <w:sz w:val="18"/>
                                  <w:szCs w:val="20"/>
                                </w:rPr>
                                <w:t xml:space="preserve">Contact </w:t>
                              </w:r>
                            </w:hyperlink>
                          </w:p>
                          <w:p w14:paraId="49006CFB" w14:textId="77777777" w:rsidR="00AF257B" w:rsidRPr="00DB4899" w:rsidRDefault="00AF257B" w:rsidP="004A0AD9">
                            <w:pPr>
                              <w:pStyle w:val="NoSpacing"/>
                              <w:rPr>
                                <w:rFonts w:ascii="Arial" w:hAnsi="Arial" w:cs="Arial"/>
                                <w:sz w:val="16"/>
                                <w:szCs w:val="18"/>
                              </w:rPr>
                            </w:pP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013F01B" id="Rectangle 2" o:spid="_x0000_s1026" style="position:absolute;margin-left:301.5pt;margin-top:52.2pt;width:213.75pt;height:54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" o:allowincell="f" fillcolor="#f2f2f2 [3052]" stroked="f">
                <v:textbox inset="18pt,18pt,18pt,18pt">
                  <w:txbxContent>
                    <w:p w14:paraId="228F2C6C" w14:textId="77777777" w:rsidR="00AF257B" w:rsidRPr="007732F8" w:rsidRDefault="00AF257B" w:rsidP="004A0AD9">
                      <w:pPr>
                        <w:rPr>
                          <w:rFonts w:ascii="Arial" w:hAnsi="Arial" w:cs="Arial"/>
                          <w:b/>
                          <w:sz w:val="22"/>
                        </w:rPr>
                      </w:pPr>
                      <w:r w:rsidRPr="007732F8">
                        <w:rPr>
                          <w:rFonts w:ascii="Arial" w:hAnsi="Arial" w:cs="Arial"/>
                          <w:b/>
                          <w:sz w:val="22"/>
                        </w:rPr>
                        <w:t>TABLE OF CONTENTS</w:t>
                      </w:r>
                    </w:p>
                    <w:p w14:paraId="69A7E946" w14:textId="77777777" w:rsidR="00AF257B" w:rsidRPr="007732F8" w:rsidRDefault="00AF257B" w:rsidP="004A0AD9">
                      <w:pPr>
                        <w:pStyle w:val="NoSpacing"/>
                        <w:rPr>
                          <w:rFonts w:ascii="Arial" w:hAnsi="Arial" w:cs="Arial"/>
                          <w:sz w:val="18"/>
                          <w:szCs w:val="18"/>
                        </w:rPr>
                      </w:pPr>
                    </w:p>
                    <w:p w14:paraId="69AD0B8D" w14:textId="77777777" w:rsidR="00AF257B" w:rsidRPr="007732F8" w:rsidRDefault="00AF257B" w:rsidP="004A0AD9">
                      <w:pPr>
                        <w:pStyle w:val="NoSpacing"/>
                        <w:tabs>
                          <w:tab w:val="left" w:pos="3402"/>
                        </w:tabs>
                        <w:ind w:right="-459"/>
                        <w:rPr>
                          <w:rFonts w:ascii="Arial" w:hAnsi="Arial" w:cs="Arial"/>
                        </w:rPr>
                      </w:pPr>
                      <w:r>
                        <w:rPr>
                          <w:rFonts w:ascii="Arial" w:hAnsi="Arial" w:cs="Arial"/>
                        </w:rPr>
                        <w:t>Executive Summary</w:t>
                      </w:r>
                      <w:r w:rsidRPr="007732F8">
                        <w:rPr>
                          <w:rFonts w:ascii="Arial" w:hAnsi="Arial" w:cs="Arial"/>
                        </w:rPr>
                        <w:tab/>
                      </w:r>
                      <w:r>
                        <w:rPr>
                          <w:rFonts w:ascii="Arial" w:hAnsi="Arial" w:cs="Arial"/>
                        </w:rPr>
                        <w:t xml:space="preserve">  </w:t>
                      </w:r>
                      <w:r w:rsidRPr="007732F8">
                        <w:rPr>
                          <w:rFonts w:ascii="Arial" w:hAnsi="Arial" w:cs="Arial"/>
                        </w:rPr>
                        <w:t>2</w:t>
                      </w:r>
                    </w:p>
                    <w:p w14:paraId="2EA11A5B" w14:textId="77777777" w:rsidR="00AF257B" w:rsidRPr="007732F8" w:rsidRDefault="00AF257B" w:rsidP="004A0AD9">
                      <w:pPr>
                        <w:pStyle w:val="NoSpacing"/>
                        <w:tabs>
                          <w:tab w:val="left" w:pos="3402"/>
                        </w:tabs>
                        <w:ind w:right="-459"/>
                        <w:rPr>
                          <w:rFonts w:ascii="Arial" w:hAnsi="Arial" w:cs="Arial"/>
                        </w:rPr>
                      </w:pPr>
                    </w:p>
                    <w:p w14:paraId="757CF1BE" w14:textId="77777777" w:rsidR="00AF257B" w:rsidRPr="00687666" w:rsidRDefault="00AF257B" w:rsidP="004A0AD9">
                      <w:pPr>
                        <w:pStyle w:val="NoSpacing"/>
                        <w:tabs>
                          <w:tab w:val="left" w:pos="3402"/>
                        </w:tabs>
                        <w:ind w:right="-459"/>
                        <w:rPr>
                          <w:rFonts w:ascii="Arial" w:hAnsi="Arial" w:cs="Arial"/>
                          <w:lang w:eastAsia="zh-CN"/>
                        </w:rPr>
                      </w:pPr>
                      <w:r w:rsidRPr="00687666">
                        <w:rPr>
                          <w:rFonts w:ascii="Arial" w:hAnsi="Arial" w:cs="Arial"/>
                        </w:rPr>
                        <w:t>Introduction</w:t>
                      </w:r>
                      <w:r w:rsidRPr="00687666">
                        <w:rPr>
                          <w:rFonts w:ascii="Arial" w:hAnsi="Arial" w:cs="Arial"/>
                        </w:rPr>
                        <w:tab/>
                      </w:r>
                      <w:r>
                        <w:rPr>
                          <w:rFonts w:ascii="Arial" w:hAnsi="Arial" w:cs="Arial"/>
                        </w:rPr>
                        <w:t xml:space="preserve">  </w:t>
                      </w:r>
                      <w:r>
                        <w:rPr>
                          <w:rFonts w:ascii="Arial" w:hAnsi="Arial" w:cs="Arial" w:hint="eastAsia"/>
                          <w:lang w:eastAsia="zh-CN"/>
                        </w:rPr>
                        <w:t>3</w:t>
                      </w:r>
                    </w:p>
                    <w:p w14:paraId="5552FA50" w14:textId="77777777" w:rsidR="00AF257B" w:rsidRPr="00687666" w:rsidRDefault="00AF257B" w:rsidP="004A0AD9">
                      <w:pPr>
                        <w:pStyle w:val="NoSpacing"/>
                        <w:tabs>
                          <w:tab w:val="left" w:pos="3402"/>
                        </w:tabs>
                        <w:ind w:right="-459"/>
                        <w:rPr>
                          <w:rFonts w:ascii="Arial" w:hAnsi="Arial" w:cs="Arial"/>
                        </w:rPr>
                      </w:pPr>
                      <w:r>
                        <w:rPr>
                          <w:rFonts w:ascii="Arial" w:hAnsi="Arial" w:cs="Arial"/>
                        </w:rPr>
                        <w:t xml:space="preserve">  </w:t>
                      </w:r>
                    </w:p>
                    <w:p w14:paraId="6B59A54D" w14:textId="77777777" w:rsidR="00AF257B" w:rsidRPr="00687666" w:rsidRDefault="00AF257B" w:rsidP="004A0AD9">
                      <w:pPr>
                        <w:pStyle w:val="NoSpacing"/>
                        <w:tabs>
                          <w:tab w:val="left" w:pos="3402"/>
                        </w:tabs>
                        <w:ind w:right="-459"/>
                        <w:rPr>
                          <w:rFonts w:ascii="Arial" w:hAnsi="Arial" w:cs="Arial"/>
                          <w:lang w:eastAsia="zh-CN"/>
                        </w:rPr>
                      </w:pPr>
                      <w:r>
                        <w:rPr>
                          <w:rFonts w:ascii="Arial" w:hAnsi="Arial" w:cs="Arial"/>
                        </w:rPr>
                        <w:t>Data Description</w:t>
                      </w:r>
                      <w:r w:rsidRPr="00687666">
                        <w:rPr>
                          <w:rFonts w:ascii="Arial" w:hAnsi="Arial" w:cs="Arial"/>
                        </w:rPr>
                        <w:tab/>
                      </w:r>
                      <w:r>
                        <w:rPr>
                          <w:rFonts w:ascii="Arial" w:hAnsi="Arial" w:cs="Arial"/>
                        </w:rPr>
                        <w:t xml:space="preserve">  </w:t>
                      </w:r>
                      <w:r>
                        <w:rPr>
                          <w:rFonts w:ascii="Arial" w:hAnsi="Arial" w:cs="Arial"/>
                          <w:lang w:eastAsia="zh-CN"/>
                        </w:rPr>
                        <w:t>4</w:t>
                      </w:r>
                    </w:p>
                    <w:p w14:paraId="69277DCC" w14:textId="77777777" w:rsidR="00AF257B" w:rsidRPr="00687666" w:rsidRDefault="00AF257B" w:rsidP="004A0AD9">
                      <w:pPr>
                        <w:pStyle w:val="NoSpacing"/>
                        <w:tabs>
                          <w:tab w:val="left" w:pos="3402"/>
                        </w:tabs>
                        <w:ind w:right="-459"/>
                        <w:rPr>
                          <w:rFonts w:ascii="Arial" w:hAnsi="Arial" w:cs="Arial"/>
                        </w:rPr>
                      </w:pPr>
                    </w:p>
                    <w:p w14:paraId="2B11DAA5" w14:textId="556E132E" w:rsidR="00AF257B" w:rsidRPr="00687666" w:rsidRDefault="00AF257B" w:rsidP="004A0AD9">
                      <w:pPr>
                        <w:pStyle w:val="NoSpacing"/>
                        <w:tabs>
                          <w:tab w:val="left" w:pos="3402"/>
                        </w:tabs>
                        <w:ind w:right="-459"/>
                        <w:rPr>
                          <w:rFonts w:ascii="Arial" w:hAnsi="Arial" w:cs="Arial"/>
                          <w:lang w:eastAsia="zh-CN"/>
                        </w:rPr>
                      </w:pPr>
                      <w:r>
                        <w:rPr>
                          <w:rFonts w:ascii="Arial" w:hAnsi="Arial" w:cs="Arial"/>
                        </w:rPr>
                        <w:t>Methodology</w:t>
                      </w:r>
                      <w:r w:rsidRPr="00687666">
                        <w:rPr>
                          <w:rFonts w:ascii="Arial" w:hAnsi="Arial" w:cs="Arial"/>
                        </w:rPr>
                        <w:t xml:space="preserve"> </w:t>
                      </w:r>
                      <w:r w:rsidRPr="00687666">
                        <w:rPr>
                          <w:rFonts w:ascii="Arial" w:hAnsi="Arial" w:cs="Arial"/>
                        </w:rPr>
                        <w:tab/>
                      </w:r>
                      <w:r>
                        <w:rPr>
                          <w:rFonts w:ascii="Arial" w:hAnsi="Arial" w:cs="Arial"/>
                        </w:rPr>
                        <w:t xml:space="preserve">  6</w:t>
                      </w:r>
                    </w:p>
                    <w:p w14:paraId="66FDB61E" w14:textId="77777777" w:rsidR="00AF257B" w:rsidRPr="00687666" w:rsidRDefault="00AF257B" w:rsidP="004A0AD9">
                      <w:pPr>
                        <w:pStyle w:val="NoSpacing"/>
                        <w:tabs>
                          <w:tab w:val="left" w:pos="3402"/>
                        </w:tabs>
                        <w:ind w:right="-459"/>
                        <w:rPr>
                          <w:rFonts w:ascii="Arial" w:hAnsi="Arial" w:cs="Arial"/>
                        </w:rPr>
                      </w:pPr>
                    </w:p>
                    <w:p w14:paraId="2E40965C" w14:textId="7BEFFC13" w:rsidR="00AF257B" w:rsidRPr="00687666" w:rsidRDefault="00AF257B" w:rsidP="004A0AD9">
                      <w:pPr>
                        <w:pStyle w:val="NoSpacing"/>
                        <w:tabs>
                          <w:tab w:val="left" w:pos="3402"/>
                        </w:tabs>
                        <w:ind w:right="-459"/>
                        <w:rPr>
                          <w:rFonts w:ascii="Arial" w:hAnsi="Arial" w:cs="Arial"/>
                        </w:rPr>
                      </w:pPr>
                      <w:r>
                        <w:rPr>
                          <w:rFonts w:ascii="Arial" w:hAnsi="Arial" w:cs="Arial"/>
                        </w:rPr>
                        <w:t>Results</w:t>
                      </w:r>
                      <w:r>
                        <w:rPr>
                          <w:rFonts w:ascii="Arial" w:hAnsi="Arial" w:cs="Arial"/>
                        </w:rPr>
                        <w:tab/>
                        <w:t>11</w:t>
                      </w:r>
                    </w:p>
                    <w:p w14:paraId="7ED50BC1" w14:textId="77777777" w:rsidR="00AF257B" w:rsidRPr="00687666" w:rsidRDefault="00AF257B" w:rsidP="004A0AD9">
                      <w:pPr>
                        <w:pStyle w:val="NoSpacing"/>
                        <w:tabs>
                          <w:tab w:val="left" w:pos="3402"/>
                        </w:tabs>
                        <w:ind w:right="-459"/>
                        <w:rPr>
                          <w:rFonts w:ascii="Arial" w:hAnsi="Arial" w:cs="Arial"/>
                        </w:rPr>
                      </w:pPr>
                    </w:p>
                    <w:p w14:paraId="4E30DE21" w14:textId="77777777" w:rsidR="00AF257B" w:rsidRDefault="00AF257B" w:rsidP="004A0AD9">
                      <w:pPr>
                        <w:pStyle w:val="NoSpacing"/>
                        <w:tabs>
                          <w:tab w:val="left" w:pos="3402"/>
                        </w:tabs>
                        <w:ind w:right="-459"/>
                        <w:rPr>
                          <w:rFonts w:ascii="Arial" w:hAnsi="Arial" w:cs="Arial"/>
                        </w:rPr>
                      </w:pPr>
                      <w:r w:rsidRPr="00687666">
                        <w:rPr>
                          <w:rFonts w:ascii="Arial" w:hAnsi="Arial" w:cs="Arial"/>
                        </w:rPr>
                        <w:t>Conclusion</w:t>
                      </w:r>
                      <w:r>
                        <w:rPr>
                          <w:rFonts w:ascii="Arial" w:hAnsi="Arial" w:cs="Arial"/>
                        </w:rPr>
                        <w:t>s</w:t>
                      </w:r>
                      <w:r>
                        <w:rPr>
                          <w:rFonts w:ascii="Arial" w:hAnsi="Arial" w:cs="Arial"/>
                        </w:rPr>
                        <w:tab/>
                        <w:t>20</w:t>
                      </w:r>
                    </w:p>
                    <w:p w14:paraId="43C66AEF" w14:textId="77777777" w:rsidR="00AF257B" w:rsidRDefault="00AF257B" w:rsidP="004A0AD9">
                      <w:pPr>
                        <w:pStyle w:val="NoSpacing"/>
                        <w:tabs>
                          <w:tab w:val="left" w:pos="3402"/>
                        </w:tabs>
                        <w:ind w:right="-459"/>
                        <w:rPr>
                          <w:rFonts w:ascii="Arial" w:hAnsi="Arial" w:cs="Arial"/>
                        </w:rPr>
                      </w:pPr>
                    </w:p>
                    <w:p w14:paraId="2E012F96" w14:textId="6AB6BBE8" w:rsidR="00AF257B" w:rsidRDefault="00AF257B" w:rsidP="004A0AD9">
                      <w:pPr>
                        <w:pStyle w:val="NoSpacing"/>
                        <w:tabs>
                          <w:tab w:val="left" w:pos="3402"/>
                        </w:tabs>
                        <w:ind w:right="-459"/>
                        <w:rPr>
                          <w:rFonts w:ascii="Arial" w:hAnsi="Arial" w:cs="Arial"/>
                          <w:sz w:val="18"/>
                          <w:szCs w:val="18"/>
                        </w:rPr>
                      </w:pPr>
                      <w:r>
                        <w:rPr>
                          <w:rFonts w:ascii="Arial" w:hAnsi="Arial" w:cs="Arial"/>
                        </w:rPr>
                        <w:t xml:space="preserve">References </w:t>
                      </w:r>
                      <w:r>
                        <w:rPr>
                          <w:rFonts w:ascii="Arial" w:hAnsi="Arial" w:cs="Arial"/>
                        </w:rPr>
                        <w:tab/>
                        <w:t>30</w:t>
                      </w:r>
                    </w:p>
                    <w:p w14:paraId="7E8B6262" w14:textId="77777777" w:rsidR="00AF257B" w:rsidRDefault="00AF257B" w:rsidP="004A0AD9">
                      <w:pPr>
                        <w:pStyle w:val="NoSpacing"/>
                        <w:rPr>
                          <w:rFonts w:ascii="Arial" w:hAnsi="Arial" w:cs="Arial"/>
                          <w:sz w:val="18"/>
                          <w:szCs w:val="18"/>
                        </w:rPr>
                      </w:pPr>
                    </w:p>
                    <w:p w14:paraId="444A4216" w14:textId="28FC6444" w:rsidR="00AF257B" w:rsidRDefault="00AF257B" w:rsidP="004A0AD9">
                      <w:pPr>
                        <w:pStyle w:val="NoSpacing"/>
                        <w:rPr>
                          <w:rFonts w:ascii="Arial" w:hAnsi="Arial" w:cs="Arial"/>
                          <w:sz w:val="18"/>
                          <w:szCs w:val="18"/>
                        </w:rPr>
                      </w:pPr>
                    </w:p>
                    <w:p w14:paraId="6FD622D3" w14:textId="77777777" w:rsidR="00AF257B" w:rsidRDefault="00AF257B" w:rsidP="004A0AD9">
                      <w:pPr>
                        <w:pStyle w:val="NoSpacing"/>
                        <w:rPr>
                          <w:rFonts w:ascii="Arial" w:hAnsi="Arial" w:cs="Arial"/>
                          <w:sz w:val="18"/>
                          <w:szCs w:val="18"/>
                          <w:lang w:eastAsia="zh-CN"/>
                        </w:rPr>
                      </w:pPr>
                      <w:r w:rsidRPr="00482E1C">
                        <w:rPr>
                          <w:rFonts w:ascii="Arial" w:hAnsi="Arial" w:cs="Arial"/>
                          <w:i/>
                          <w:iCs/>
                          <w:sz w:val="16"/>
                          <w:szCs w:val="16"/>
                        </w:rPr>
                        <w:t xml:space="preserve">Special thanks to </w:t>
                      </w:r>
                      <w:r>
                        <w:rPr>
                          <w:rFonts w:ascii="Arial" w:hAnsi="Arial" w:cs="Arial"/>
                          <w:i/>
                          <w:iCs/>
                          <w:sz w:val="16"/>
                          <w:szCs w:val="16"/>
                        </w:rPr>
                        <w:t xml:space="preserve">Factset </w:t>
                      </w:r>
                      <w:r w:rsidRPr="00482E1C">
                        <w:rPr>
                          <w:rFonts w:ascii="Arial" w:hAnsi="Arial" w:cs="Arial"/>
                          <w:i/>
                          <w:iCs/>
                          <w:sz w:val="16"/>
                          <w:szCs w:val="16"/>
                        </w:rPr>
                        <w:t xml:space="preserve">for providing the </w:t>
                      </w:r>
                      <w:r>
                        <w:rPr>
                          <w:rFonts w:ascii="Arial" w:hAnsi="Arial" w:cs="Arial"/>
                          <w:i/>
                          <w:iCs/>
                          <w:sz w:val="16"/>
                          <w:szCs w:val="16"/>
                        </w:rPr>
                        <w:t xml:space="preserve">supply chain data, and </w:t>
                      </w:r>
                      <w:r w:rsidRPr="00482E1C">
                        <w:rPr>
                          <w:rFonts w:ascii="Arial" w:hAnsi="Arial" w:cs="Arial"/>
                          <w:i/>
                          <w:iCs/>
                          <w:sz w:val="16"/>
                          <w:szCs w:val="16"/>
                        </w:rPr>
                        <w:t>Russell</w:t>
                      </w:r>
                      <w:r>
                        <w:rPr>
                          <w:rFonts w:ascii="Arial" w:hAnsi="Arial" w:cs="Arial"/>
                          <w:i/>
                          <w:iCs/>
                          <w:sz w:val="16"/>
                          <w:szCs w:val="16"/>
                        </w:rPr>
                        <w:t xml:space="preserve"> </w:t>
                      </w:r>
                      <w:r w:rsidRPr="00482E1C">
                        <w:rPr>
                          <w:rFonts w:ascii="Arial" w:hAnsi="Arial" w:cs="Arial"/>
                          <w:i/>
                          <w:iCs/>
                          <w:sz w:val="16"/>
                          <w:szCs w:val="16"/>
                        </w:rPr>
                        <w:t>Investments</w:t>
                      </w:r>
                      <w:r>
                        <w:rPr>
                          <w:rFonts w:ascii="Arial" w:hAnsi="Arial" w:cs="Arial"/>
                          <w:i/>
                          <w:iCs/>
                          <w:sz w:val="16"/>
                          <w:szCs w:val="16"/>
                        </w:rPr>
                        <w:t xml:space="preserve"> for providing the index </w:t>
                      </w:r>
                      <w:r w:rsidRPr="00482E1C">
                        <w:rPr>
                          <w:rFonts w:ascii="Arial" w:hAnsi="Arial" w:cs="Arial"/>
                          <w:i/>
                          <w:iCs/>
                          <w:sz w:val="16"/>
                          <w:szCs w:val="16"/>
                        </w:rPr>
                        <w:t>data:</w:t>
                      </w:r>
                    </w:p>
                    <w:p w14:paraId="0502FAE2" w14:textId="77777777" w:rsidR="00AF257B" w:rsidRDefault="00AF257B" w:rsidP="004A0AD9">
                      <w:pPr>
                        <w:pStyle w:val="NoSpacing"/>
                        <w:rPr>
                          <w:rFonts w:ascii="Arial" w:hAnsi="Arial" w:cs="Arial"/>
                          <w:sz w:val="18"/>
                          <w:szCs w:val="18"/>
                          <w:lang w:eastAsia="zh-CN"/>
                        </w:rPr>
                      </w:pPr>
                    </w:p>
                    <w:p w14:paraId="5E5F57E3" w14:textId="77777777" w:rsidR="00AF257B" w:rsidRDefault="00AF257B" w:rsidP="004A0AD9">
                      <w:pPr>
                        <w:pStyle w:val="NoSpacing"/>
                        <w:rPr>
                          <w:rFonts w:ascii="Arial" w:hAnsi="Arial" w:cs="Arial"/>
                          <w:sz w:val="18"/>
                          <w:szCs w:val="18"/>
                          <w:lang w:eastAsia="zh-CN"/>
                        </w:rPr>
                      </w:pPr>
                      <w:r>
                        <w:rPr>
                          <w:rFonts w:cstheme="minorHAnsi"/>
                          <w:noProof/>
                          <w:lang w:val="es-ES" w:eastAsia="es-ES"/>
                        </w:rPr>
                        <w:drawing>
                          <wp:inline distT="0" distB="0" distL="0" distR="0" wp14:anchorId="45B1F0A6" wp14:editId="5669E02D">
                            <wp:extent cx="1292816" cy="247650"/>
                            <wp:effectExtent l="0" t="0" r="3175" b="0"/>
                            <wp:docPr id="14" name="Picture 14" descr="C:\Users\phafez.DEVELOPMENT\Documents\FactSe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fez.DEVELOPMENT\Documents\FactSe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7181" cy="258064"/>
                                    </a:xfrm>
                                    <a:prstGeom prst="rect">
                                      <a:avLst/>
                                    </a:prstGeom>
                                    <a:noFill/>
                                    <a:ln>
                                      <a:noFill/>
                                    </a:ln>
                                  </pic:spPr>
                                </pic:pic>
                              </a:graphicData>
                            </a:graphic>
                          </wp:inline>
                        </w:drawing>
                      </w:r>
                    </w:p>
                    <w:p w14:paraId="0ABB8A9E" w14:textId="77777777" w:rsidR="00AF257B" w:rsidRDefault="00AF257B" w:rsidP="004A0AD9">
                      <w:pPr>
                        <w:pStyle w:val="NoSpacing"/>
                        <w:rPr>
                          <w:rFonts w:ascii="Arial" w:hAnsi="Arial" w:cs="Arial"/>
                          <w:sz w:val="18"/>
                          <w:szCs w:val="18"/>
                          <w:lang w:eastAsia="zh-CN"/>
                        </w:rPr>
                      </w:pPr>
                    </w:p>
                    <w:p w14:paraId="57C17922" w14:textId="77777777" w:rsidR="00AF257B" w:rsidRDefault="00AF257B" w:rsidP="004A0AD9">
                      <w:pPr>
                        <w:pStyle w:val="NoSpacing"/>
                        <w:ind w:right="-180"/>
                        <w:rPr>
                          <w:i/>
                          <w:sz w:val="16"/>
                          <w:szCs w:val="16"/>
                        </w:rPr>
                      </w:pPr>
                      <w:r>
                        <w:rPr>
                          <w:noProof/>
                          <w:lang w:val="es-ES" w:eastAsia="es-ES"/>
                        </w:rPr>
                        <w:drawing>
                          <wp:inline distT="0" distB="0" distL="0" distR="0" wp14:anchorId="36CA1051" wp14:editId="00E0B178">
                            <wp:extent cx="1292225" cy="329517"/>
                            <wp:effectExtent l="0" t="0" r="3175" b="0"/>
                            <wp:docPr id="17" name="Imagen 12" descr="http://rotaryhockeychallenge.ca/wp-content/uploads/2014/01/Russell-Investment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taryhockeychallenge.ca/wp-content/uploads/2014/01/Russell-Investment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029" cy="339667"/>
                                    </a:xfrm>
                                    <a:prstGeom prst="rect">
                                      <a:avLst/>
                                    </a:prstGeom>
                                    <a:noFill/>
                                    <a:ln>
                                      <a:noFill/>
                                    </a:ln>
                                  </pic:spPr>
                                </pic:pic>
                              </a:graphicData>
                            </a:graphic>
                          </wp:inline>
                        </w:drawing>
                      </w:r>
                    </w:p>
                    <w:p w14:paraId="3450EDDC" w14:textId="77777777" w:rsidR="00AF257B" w:rsidRDefault="00AF257B" w:rsidP="004A0AD9">
                      <w:pPr>
                        <w:pStyle w:val="NoSpacing"/>
                        <w:rPr>
                          <w:rFonts w:ascii="Arial" w:hAnsi="Arial" w:cs="Arial"/>
                          <w:i/>
                          <w:sz w:val="16"/>
                          <w:szCs w:val="16"/>
                        </w:rPr>
                      </w:pPr>
                    </w:p>
                    <w:p w14:paraId="14453DDC" w14:textId="77777777" w:rsidR="00AF257B" w:rsidRDefault="00AF257B" w:rsidP="004A0AD9">
                      <w:pPr>
                        <w:pStyle w:val="NoSpacing"/>
                        <w:ind w:left="-90"/>
                        <w:rPr>
                          <w:b/>
                        </w:rPr>
                      </w:pPr>
                    </w:p>
                    <w:p w14:paraId="6D130F9D" w14:textId="77777777" w:rsidR="00AF257B" w:rsidRPr="00DB4899" w:rsidRDefault="00AF257B" w:rsidP="004A0AD9">
                      <w:pPr>
                        <w:pStyle w:val="NoSpacing"/>
                        <w:ind w:left="-90"/>
                        <w:rPr>
                          <w:b/>
                        </w:rPr>
                      </w:pPr>
                      <w:r>
                        <w:rPr>
                          <w:b/>
                        </w:rPr>
                        <w:t>The RavenPack Data Science Team:</w:t>
                      </w:r>
                    </w:p>
                    <w:p w14:paraId="0F4AE99B" w14:textId="77777777" w:rsidR="00AF257B" w:rsidRPr="003E21F3" w:rsidRDefault="00AF257B" w:rsidP="004A0AD9">
                      <w:pPr>
                        <w:spacing w:line="240" w:lineRule="auto"/>
                        <w:ind w:left="-90"/>
                        <w:rPr>
                          <w:rFonts w:ascii="Arial" w:hAnsi="Arial" w:cs="Arial"/>
                          <w:sz w:val="14"/>
                          <w:szCs w:val="14"/>
                        </w:rPr>
                      </w:pPr>
                    </w:p>
                    <w:p w14:paraId="47F0A49E"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 xml:space="preserve">Peter Hafez </w:t>
                      </w:r>
                    </w:p>
                    <w:p w14:paraId="75E81BE9" w14:textId="77777777" w:rsidR="00AF257B" w:rsidRDefault="00AF257B" w:rsidP="004A0AD9">
                      <w:pPr>
                        <w:spacing w:line="240" w:lineRule="auto"/>
                        <w:ind w:left="-90" w:right="-180"/>
                        <w:rPr>
                          <w:rFonts w:ascii="Arial" w:hAnsi="Arial" w:cs="Arial"/>
                          <w:i/>
                          <w:sz w:val="18"/>
                          <w:szCs w:val="20"/>
                          <w:lang w:val="it-IT"/>
                        </w:rPr>
                      </w:pPr>
                      <w:r w:rsidRPr="00FB6422">
                        <w:rPr>
                          <w:rFonts w:ascii="Arial" w:hAnsi="Arial" w:cs="Arial"/>
                          <w:i/>
                          <w:sz w:val="18"/>
                          <w:szCs w:val="20"/>
                          <w:lang w:val="it-IT"/>
                        </w:rPr>
                        <w:t>Chief Data Scientist</w:t>
                      </w:r>
                    </w:p>
                    <w:p w14:paraId="6483A3AB" w14:textId="77777777" w:rsidR="00AF257B" w:rsidRPr="003E21F3" w:rsidRDefault="00AF257B" w:rsidP="004A0AD9">
                      <w:pPr>
                        <w:spacing w:line="240" w:lineRule="auto"/>
                        <w:ind w:left="-90"/>
                        <w:rPr>
                          <w:rFonts w:ascii="Arial" w:hAnsi="Arial" w:cs="Arial"/>
                          <w:b/>
                          <w:sz w:val="12"/>
                          <w:szCs w:val="12"/>
                          <w:lang w:val="it-IT"/>
                        </w:rPr>
                      </w:pPr>
                    </w:p>
                    <w:p w14:paraId="292AB1DC"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Francesco Lautizi</w:t>
                      </w:r>
                    </w:p>
                    <w:p w14:paraId="65F61D7C" w14:textId="77777777" w:rsidR="00AF257B"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2DD612B6" w14:textId="77777777" w:rsidR="00AF257B" w:rsidRPr="003E21F3" w:rsidRDefault="00AF257B" w:rsidP="004A0AD9">
                      <w:pPr>
                        <w:spacing w:line="240" w:lineRule="auto"/>
                        <w:ind w:left="-90"/>
                        <w:rPr>
                          <w:rFonts w:ascii="Arial" w:hAnsi="Arial" w:cs="Arial"/>
                          <w:i/>
                          <w:sz w:val="16"/>
                          <w:szCs w:val="16"/>
                          <w:lang w:val="it-IT"/>
                        </w:rPr>
                      </w:pPr>
                    </w:p>
                    <w:p w14:paraId="0898A2D7" w14:textId="77777777" w:rsidR="00AF257B" w:rsidRPr="00FB6422" w:rsidRDefault="00AF257B" w:rsidP="004A0AD9">
                      <w:pPr>
                        <w:spacing w:line="240" w:lineRule="auto"/>
                        <w:ind w:left="-90"/>
                        <w:rPr>
                          <w:rFonts w:ascii="Arial" w:hAnsi="Arial" w:cs="Arial"/>
                          <w:b/>
                          <w:sz w:val="18"/>
                          <w:szCs w:val="20"/>
                          <w:lang w:val="it-IT"/>
                        </w:rPr>
                      </w:pPr>
                      <w:r w:rsidRPr="00FB6422">
                        <w:rPr>
                          <w:rFonts w:ascii="Arial" w:hAnsi="Arial" w:cs="Arial"/>
                          <w:b/>
                          <w:sz w:val="18"/>
                          <w:szCs w:val="20"/>
                          <w:lang w:val="it-IT"/>
                        </w:rPr>
                        <w:t>Stefan Duprey</w:t>
                      </w:r>
                    </w:p>
                    <w:p w14:paraId="62ABD9F6" w14:textId="77777777" w:rsidR="00AF257B" w:rsidRPr="00FB6422"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75D5939F" w14:textId="77777777" w:rsidR="00AF257B" w:rsidRPr="003E21F3" w:rsidRDefault="00AF257B" w:rsidP="004A0AD9">
                      <w:pPr>
                        <w:spacing w:line="240" w:lineRule="auto"/>
                        <w:ind w:left="-90"/>
                        <w:rPr>
                          <w:rFonts w:ascii="Arial" w:hAnsi="Arial" w:cs="Arial"/>
                          <w:i/>
                          <w:sz w:val="16"/>
                          <w:szCs w:val="16"/>
                          <w:lang w:val="it-IT"/>
                        </w:rPr>
                      </w:pPr>
                    </w:p>
                    <w:p w14:paraId="1D8D3220" w14:textId="77777777" w:rsidR="00AF257B" w:rsidRPr="00FB6422" w:rsidRDefault="00AF257B" w:rsidP="004A0AD9">
                      <w:pPr>
                        <w:spacing w:line="240" w:lineRule="auto"/>
                        <w:ind w:left="-90"/>
                        <w:rPr>
                          <w:rFonts w:ascii="Arial" w:hAnsi="Arial" w:cs="Arial"/>
                          <w:sz w:val="18"/>
                          <w:szCs w:val="20"/>
                          <w:lang w:val="it-IT"/>
                        </w:rPr>
                      </w:pPr>
                      <w:r w:rsidRPr="00FB6422">
                        <w:rPr>
                          <w:rFonts w:ascii="Arial" w:hAnsi="Arial" w:cs="Arial"/>
                          <w:b/>
                          <w:sz w:val="18"/>
                          <w:szCs w:val="20"/>
                          <w:lang w:val="it-IT"/>
                        </w:rPr>
                        <w:t>Jose A. Guerrero-Colón</w:t>
                      </w:r>
                    </w:p>
                    <w:p w14:paraId="4CC8B6BD" w14:textId="77777777" w:rsidR="00AF257B"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4B174494" w14:textId="77777777" w:rsidR="00AF257B" w:rsidRPr="003E21F3" w:rsidRDefault="00AF257B" w:rsidP="004A0AD9">
                      <w:pPr>
                        <w:spacing w:line="240" w:lineRule="auto"/>
                        <w:ind w:left="-90"/>
                        <w:rPr>
                          <w:rFonts w:ascii="Arial" w:hAnsi="Arial" w:cs="Arial"/>
                          <w:i/>
                          <w:sz w:val="16"/>
                          <w:szCs w:val="16"/>
                          <w:lang w:val="it-IT"/>
                        </w:rPr>
                      </w:pPr>
                    </w:p>
                    <w:p w14:paraId="56AECC63" w14:textId="77777777" w:rsidR="00AF257B" w:rsidRPr="00FB6422" w:rsidRDefault="00AF257B" w:rsidP="004A0AD9">
                      <w:pPr>
                        <w:spacing w:line="240" w:lineRule="auto"/>
                        <w:ind w:left="-90"/>
                        <w:rPr>
                          <w:rFonts w:ascii="Arial" w:hAnsi="Arial" w:cs="Arial"/>
                          <w:sz w:val="18"/>
                          <w:szCs w:val="20"/>
                          <w:lang w:val="it-IT"/>
                        </w:rPr>
                      </w:pPr>
                      <w:r>
                        <w:rPr>
                          <w:rFonts w:ascii="Arial" w:hAnsi="Arial" w:cs="Arial"/>
                          <w:b/>
                          <w:sz w:val="18"/>
                          <w:szCs w:val="20"/>
                          <w:lang w:val="it-IT"/>
                        </w:rPr>
                        <w:t>Mads Koefoed</w:t>
                      </w:r>
                    </w:p>
                    <w:p w14:paraId="0AE3DE04" w14:textId="77777777" w:rsidR="00AF257B" w:rsidRPr="00FB6422" w:rsidRDefault="00AF257B" w:rsidP="004A0AD9">
                      <w:pPr>
                        <w:spacing w:line="240" w:lineRule="auto"/>
                        <w:ind w:left="-90"/>
                        <w:rPr>
                          <w:rFonts w:ascii="Arial" w:hAnsi="Arial" w:cs="Arial"/>
                          <w:i/>
                          <w:sz w:val="18"/>
                          <w:szCs w:val="20"/>
                          <w:lang w:val="it-IT"/>
                        </w:rPr>
                      </w:pPr>
                      <w:r w:rsidRPr="00FB6422">
                        <w:rPr>
                          <w:rFonts w:ascii="Arial" w:hAnsi="Arial" w:cs="Arial"/>
                          <w:i/>
                          <w:sz w:val="18"/>
                          <w:szCs w:val="20"/>
                          <w:lang w:val="it-IT"/>
                        </w:rPr>
                        <w:t>Data Scientist</w:t>
                      </w:r>
                    </w:p>
                    <w:p w14:paraId="62C8F014" w14:textId="77777777" w:rsidR="00AF257B" w:rsidRPr="00FB6422" w:rsidRDefault="00AF257B" w:rsidP="004A0AD9">
                      <w:pPr>
                        <w:spacing w:line="240" w:lineRule="auto"/>
                        <w:ind w:left="-90"/>
                        <w:rPr>
                          <w:rFonts w:ascii="Arial" w:hAnsi="Arial" w:cs="Arial"/>
                          <w:i/>
                          <w:sz w:val="18"/>
                          <w:szCs w:val="20"/>
                          <w:lang w:val="it-IT"/>
                        </w:rPr>
                      </w:pPr>
                    </w:p>
                    <w:p w14:paraId="51AF2B0C" w14:textId="77777777" w:rsidR="00AF257B" w:rsidRPr="00FB6422" w:rsidRDefault="00AF257B" w:rsidP="004A0AD9">
                      <w:pPr>
                        <w:spacing w:line="240" w:lineRule="auto"/>
                        <w:ind w:left="-90"/>
                        <w:rPr>
                          <w:rFonts w:ascii="Arial" w:hAnsi="Arial" w:cs="Arial"/>
                          <w:i/>
                          <w:sz w:val="18"/>
                          <w:szCs w:val="20"/>
                          <w:lang w:val="it-IT"/>
                        </w:rPr>
                      </w:pPr>
                    </w:p>
                    <w:p w14:paraId="481347E5" w14:textId="77777777" w:rsidR="00AF257B" w:rsidRPr="00FB6422" w:rsidRDefault="00AF257B" w:rsidP="004A0AD9">
                      <w:pPr>
                        <w:spacing w:line="240" w:lineRule="auto"/>
                        <w:ind w:left="-90"/>
                        <w:rPr>
                          <w:rFonts w:ascii="Arial" w:hAnsi="Arial" w:cs="Arial"/>
                          <w:i/>
                          <w:sz w:val="18"/>
                          <w:szCs w:val="20"/>
                          <w:lang w:val="it-IT"/>
                        </w:rPr>
                      </w:pPr>
                    </w:p>
                    <w:p w14:paraId="26BA028C" w14:textId="77777777" w:rsidR="00AF257B" w:rsidRPr="007A0FE6" w:rsidRDefault="00AF257B" w:rsidP="004A0AD9">
                      <w:pPr>
                        <w:ind w:left="-90"/>
                        <w:jc w:val="right"/>
                        <w:rPr>
                          <w:rFonts w:ascii="Arial Black" w:hAnsi="Arial Black"/>
                          <w:b/>
                          <w:color w:val="0070C0"/>
                          <w:sz w:val="18"/>
                          <w:szCs w:val="20"/>
                        </w:rPr>
                      </w:pPr>
                      <w:hyperlink r:id="rId11" w:history="1">
                        <w:r w:rsidRPr="007A0FE6">
                          <w:rPr>
                            <w:rStyle w:val="Hyperlink"/>
                            <w:rFonts w:ascii="Arial Black" w:hAnsi="Arial Black"/>
                            <w:b/>
                            <w:color w:val="0070C0"/>
                            <w:sz w:val="18"/>
                            <w:szCs w:val="20"/>
                          </w:rPr>
                          <w:t xml:space="preserve">Contact </w:t>
                        </w:r>
                      </w:hyperlink>
                    </w:p>
                    <w:p w14:paraId="49006CFB" w14:textId="77777777" w:rsidR="00AF257B" w:rsidRPr="00DB4899" w:rsidRDefault="00AF257B" w:rsidP="004A0AD9">
                      <w:pPr>
                        <w:pStyle w:val="NoSpacing"/>
                        <w:rPr>
                          <w:rFonts w:ascii="Arial" w:hAnsi="Arial" w:cs="Arial"/>
                          <w:sz w:val="16"/>
                          <w:szCs w:val="18"/>
                        </w:rPr>
                      </w:pPr>
                    </w:p>
                  </w:txbxContent>
                </v:textbox>
                <w10:wrap type="square" anchorx="margin" anchory="margin"/>
              </v:rect>
            </w:pict>
          </mc:Fallback>
        </mc:AlternateContent>
      </w:r>
      <w:r w:rsidRPr="008A3D6E">
        <w:rPr>
          <w:rFonts w:cstheme="minorHAnsi"/>
          <w:noProof/>
          <w:lang w:val="es-ES" w:eastAsia="es-ES"/>
        </w:rPr>
        <mc:AlternateContent>
          <mc:Choice Requires="wps">
            <w:drawing>
              <wp:anchor distT="0" distB="0" distL="114300" distR="114300" simplePos="0" relativeHeight="251660288" behindDoc="0" locked="0" layoutInCell="1" allowOverlap="1" wp14:anchorId="18DC6177" wp14:editId="5993C674">
                <wp:simplePos x="0" y="0"/>
                <wp:positionH relativeFrom="column">
                  <wp:posOffset>-323850</wp:posOffset>
                </wp:positionH>
                <wp:positionV relativeFrom="paragraph">
                  <wp:posOffset>143510</wp:posOffset>
                </wp:positionV>
                <wp:extent cx="4105275" cy="71247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7124700"/>
                        </a:xfrm>
                        <a:prstGeom prst="rect">
                          <a:avLst/>
                        </a:prstGeom>
                        <a:solidFill>
                          <a:srgbClr val="FFFFFF"/>
                        </a:solidFill>
                        <a:ln w="9525">
                          <a:noFill/>
                          <a:miter lim="800000"/>
                          <a:headEnd/>
                          <a:tailEnd/>
                        </a:ln>
                      </wps:spPr>
                      <wps:txbx>
                        <w:txbxContent>
                          <w:p w14:paraId="2F659B9F" w14:textId="77777777" w:rsidR="00AF257B" w:rsidRDefault="00AF257B" w:rsidP="004A0AD9">
                            <w:pPr>
                              <w:pStyle w:val="NoSpacing"/>
                            </w:pPr>
                          </w:p>
                          <w:p w14:paraId="680FE1D9" w14:textId="77777777" w:rsidR="00AF257B" w:rsidRPr="007732F8" w:rsidRDefault="00AF257B" w:rsidP="004A0AD9">
                            <w:pPr>
                              <w:pStyle w:val="NoSpacing"/>
                            </w:pPr>
                            <w:r>
                              <w:rPr>
                                <w:noProof/>
                                <w:lang w:val="es-ES" w:eastAsia="es-ES"/>
                              </w:rPr>
                              <w:drawing>
                                <wp:inline distT="0" distB="0" distL="0" distR="0" wp14:anchorId="47050B5B" wp14:editId="279175D5">
                                  <wp:extent cx="3637280" cy="560070"/>
                                  <wp:effectExtent l="0" t="0" r="127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venPackQuantitativeResearch.png"/>
                                          <pic:cNvPicPr/>
                                        </pic:nvPicPr>
                                        <pic:blipFill>
                                          <a:blip r:embed="rId12">
                                            <a:extLst>
                                              <a:ext uri="{28A0092B-C50C-407E-A947-70E740481C1C}">
                                                <a14:useLocalDpi xmlns:a14="http://schemas.microsoft.com/office/drawing/2010/main" val="0"/>
                                              </a:ext>
                                            </a:extLst>
                                          </a:blip>
                                          <a:stretch>
                                            <a:fillRect/>
                                          </a:stretch>
                                        </pic:blipFill>
                                        <pic:spPr>
                                          <a:xfrm>
                                            <a:off x="0" y="0"/>
                                            <a:ext cx="3637280" cy="560070"/>
                                          </a:xfrm>
                                          <a:prstGeom prst="rect">
                                            <a:avLst/>
                                          </a:prstGeom>
                                        </pic:spPr>
                                      </pic:pic>
                                    </a:graphicData>
                                  </a:graphic>
                                </wp:inline>
                              </w:drawing>
                            </w:r>
                          </w:p>
                          <w:p w14:paraId="44583FC9" w14:textId="77777777" w:rsidR="00AF257B" w:rsidRDefault="00AF257B" w:rsidP="004A0AD9">
                            <w:pPr>
                              <w:pStyle w:val="Title"/>
                              <w:ind w:left="-90"/>
                              <w:jc w:val="left"/>
                              <w:rPr>
                                <w:rFonts w:ascii="Arial Black" w:hAnsi="Arial Black"/>
                                <w:sz w:val="48"/>
                                <w:szCs w:val="48"/>
                              </w:rPr>
                            </w:pPr>
                          </w:p>
                          <w:p w14:paraId="6F0EB5DA" w14:textId="00B9A39B"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Trading</w:t>
                            </w:r>
                            <w:r w:rsidRPr="002F6105">
                              <w:rPr>
                                <w:rFonts w:ascii="Arial Black" w:eastAsiaTheme="majorEastAsia" w:hAnsi="Arial Black" w:cstheme="majorBidi"/>
                                <w:b/>
                                <w:spacing w:val="5"/>
                                <w:kern w:val="28"/>
                                <w:sz w:val="40"/>
                                <w:szCs w:val="48"/>
                                <w:lang w:eastAsia="zh-CN"/>
                              </w:rPr>
                              <w:t xml:space="preserve"> </w:t>
                            </w:r>
                            <w:r>
                              <w:rPr>
                                <w:rFonts w:ascii="Arial Black" w:eastAsiaTheme="majorEastAsia" w:hAnsi="Arial Black" w:cstheme="majorBidi"/>
                                <w:b/>
                                <w:spacing w:val="5"/>
                                <w:kern w:val="28"/>
                                <w:sz w:val="40"/>
                                <w:szCs w:val="48"/>
                                <w:lang w:eastAsia="zh-CN"/>
                              </w:rPr>
                              <w:t xml:space="preserve">intraday </w:t>
                            </w:r>
                          </w:p>
                          <w:p w14:paraId="2C465A52" w14:textId="079DCEC9"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Ravenpack structured news feed:</w:t>
                            </w:r>
                          </w:p>
                          <w:p w14:paraId="0893E8D3" w14:textId="3761A436"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A complete intraday event study</w:t>
                            </w:r>
                          </w:p>
                          <w:p w14:paraId="2D57A239" w14:textId="77777777" w:rsidR="00AF257B" w:rsidRDefault="00AF257B" w:rsidP="004A0AD9">
                            <w:pPr>
                              <w:ind w:left="-90"/>
                              <w:jc w:val="left"/>
                              <w:rPr>
                                <w:rFonts w:ascii="Arial Black" w:hAnsi="Arial Black"/>
                              </w:rPr>
                            </w:pPr>
                          </w:p>
                          <w:p w14:paraId="15F727B2" w14:textId="77777777" w:rsidR="00AF257B" w:rsidRDefault="00AF257B" w:rsidP="004A0AD9">
                            <w:pPr>
                              <w:ind w:left="-90"/>
                              <w:jc w:val="left"/>
                              <w:rPr>
                                <w:rFonts w:ascii="Arial Black" w:hAnsi="Arial Black"/>
                              </w:rPr>
                            </w:pPr>
                          </w:p>
                          <w:p w14:paraId="45BA99FA" w14:textId="77777777" w:rsidR="00AF257B" w:rsidRDefault="00AF257B" w:rsidP="004A0AD9">
                            <w:pPr>
                              <w:ind w:left="-90"/>
                              <w:jc w:val="left"/>
                              <w:rPr>
                                <w:rFonts w:ascii="Arial Black" w:hAnsi="Arial Black"/>
                              </w:rPr>
                            </w:pPr>
                          </w:p>
                          <w:p w14:paraId="22B1DC25" w14:textId="77777777" w:rsidR="00AF257B" w:rsidRDefault="00AF257B" w:rsidP="004A0AD9">
                            <w:pPr>
                              <w:ind w:left="-90"/>
                              <w:jc w:val="left"/>
                              <w:rPr>
                                <w:rFonts w:ascii="Arial Black" w:hAnsi="Arial Black"/>
                              </w:rPr>
                            </w:pPr>
                          </w:p>
                          <w:p w14:paraId="1C57467E" w14:textId="77777777" w:rsidR="00AF257B" w:rsidRDefault="00AF257B" w:rsidP="004A0AD9">
                            <w:pPr>
                              <w:ind w:left="-90"/>
                              <w:jc w:val="left"/>
                              <w:rPr>
                                <w:rFonts w:ascii="Arial Black" w:hAnsi="Arial Black"/>
                              </w:rPr>
                            </w:pPr>
                          </w:p>
                          <w:p w14:paraId="5B381B73" w14:textId="77777777" w:rsidR="00AF257B" w:rsidRDefault="00AF257B" w:rsidP="004A0AD9">
                            <w:pPr>
                              <w:ind w:left="-90"/>
                              <w:jc w:val="left"/>
                              <w:rPr>
                                <w:rFonts w:ascii="Arial Black" w:hAnsi="Arial Black"/>
                              </w:rPr>
                            </w:pPr>
                          </w:p>
                          <w:p w14:paraId="1281F627" w14:textId="77777777" w:rsidR="00AF257B" w:rsidRDefault="00AF257B" w:rsidP="004A0AD9">
                            <w:pPr>
                              <w:ind w:left="-90"/>
                              <w:jc w:val="left"/>
                              <w:rPr>
                                <w:rFonts w:ascii="Arial Black" w:hAnsi="Arial Black"/>
                              </w:rPr>
                            </w:pPr>
                          </w:p>
                          <w:p w14:paraId="1ECCF4CF" w14:textId="77777777" w:rsidR="00AF257B" w:rsidRDefault="00AF257B" w:rsidP="004A0AD9">
                            <w:pPr>
                              <w:ind w:left="-90"/>
                              <w:jc w:val="left"/>
                              <w:rPr>
                                <w:rFonts w:ascii="Arial Black" w:hAnsi="Arial Black"/>
                              </w:rPr>
                            </w:pPr>
                          </w:p>
                          <w:p w14:paraId="37D87D58" w14:textId="77777777" w:rsidR="00AF257B" w:rsidRDefault="00AF257B" w:rsidP="004A0AD9">
                            <w:pPr>
                              <w:ind w:left="-90"/>
                              <w:jc w:val="left"/>
                              <w:rPr>
                                <w:rFonts w:ascii="Arial Black" w:hAnsi="Arial Black"/>
                              </w:rPr>
                            </w:pPr>
                          </w:p>
                          <w:p w14:paraId="074D7223" w14:textId="77777777" w:rsidR="00AF257B" w:rsidRDefault="00AF257B" w:rsidP="004A0AD9">
                            <w:pPr>
                              <w:ind w:left="-90"/>
                              <w:jc w:val="left"/>
                              <w:rPr>
                                <w:rFonts w:ascii="Arial Black" w:hAnsi="Arial Black"/>
                                <w:b/>
                                <w:sz w:val="28"/>
                                <w:szCs w:val="28"/>
                                <w:lang w:eastAsia="zh-CN"/>
                              </w:rPr>
                            </w:pPr>
                          </w:p>
                          <w:p w14:paraId="41206209" w14:textId="77777777" w:rsidR="00AF257B" w:rsidRDefault="00AF257B" w:rsidP="004A0AD9">
                            <w:pPr>
                              <w:ind w:left="-90"/>
                              <w:jc w:val="left"/>
                              <w:rPr>
                                <w:rFonts w:ascii="Arial Black" w:hAnsi="Arial Black"/>
                                <w:b/>
                                <w:sz w:val="28"/>
                                <w:szCs w:val="28"/>
                                <w:lang w:eastAsia="zh-CN"/>
                              </w:rPr>
                            </w:pPr>
                          </w:p>
                          <w:p w14:paraId="125DCB63" w14:textId="77777777" w:rsidR="00AF257B" w:rsidRDefault="00AF257B" w:rsidP="004A0AD9">
                            <w:pPr>
                              <w:ind w:left="-90"/>
                              <w:jc w:val="left"/>
                              <w:rPr>
                                <w:rFonts w:ascii="Arial Black" w:hAnsi="Arial Black"/>
                                <w:b/>
                                <w:sz w:val="28"/>
                                <w:szCs w:val="28"/>
                                <w:lang w:eastAsia="zh-CN"/>
                              </w:rPr>
                            </w:pPr>
                          </w:p>
                          <w:p w14:paraId="33505FD2" w14:textId="7F98CE69" w:rsidR="00AF257B" w:rsidRDefault="00AF257B" w:rsidP="004A0AD9">
                            <w:pPr>
                              <w:ind w:left="-90"/>
                              <w:jc w:val="left"/>
                              <w:rPr>
                                <w:rFonts w:ascii="Arial Black" w:hAnsi="Arial Black"/>
                                <w:b/>
                                <w:sz w:val="28"/>
                                <w:szCs w:val="28"/>
                              </w:rPr>
                            </w:pPr>
                            <w:r>
                              <w:rPr>
                                <w:rFonts w:ascii="Arial Black" w:hAnsi="Arial Black"/>
                                <w:b/>
                                <w:sz w:val="28"/>
                                <w:szCs w:val="28"/>
                                <w:lang w:eastAsia="zh-CN"/>
                              </w:rPr>
                              <w:t>November 2016</w:t>
                            </w:r>
                          </w:p>
                          <w:p w14:paraId="2D78C060" w14:textId="77777777" w:rsidR="00AF257B" w:rsidRDefault="00AF257B" w:rsidP="004A0AD9">
                            <w:pPr>
                              <w:ind w:left="-90"/>
                              <w:jc w:val="left"/>
                              <w:rPr>
                                <w:rFonts w:ascii="Arial Black" w:hAnsi="Arial Black"/>
                                <w:b/>
                                <w:sz w:val="28"/>
                                <w:szCs w:val="28"/>
                              </w:rPr>
                            </w:pPr>
                          </w:p>
                          <w:p w14:paraId="0C78E87D" w14:textId="77777777" w:rsidR="00AF257B" w:rsidRDefault="00AF257B" w:rsidP="004A0A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DC6177" id="_x0000_t202" coordsize="21600,21600" o:spt="202" path="m,l,21600r21600,l21600,xe">
                <v:stroke joinstyle="miter"/>
                <v:path gradientshapeok="t" o:connecttype="rect"/>
              </v:shapetype>
              <v:shape id="Text Box 2" o:spid="_x0000_s1027" type="#_x0000_t202" style="position:absolute;margin-left:-25.5pt;margin-top:11.3pt;width:323.25pt;height:5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" stroked="f">
                <v:textbox>
                  <w:txbxContent>
                    <w:p w14:paraId="2F659B9F" w14:textId="77777777" w:rsidR="00AF257B" w:rsidRDefault="00AF257B" w:rsidP="004A0AD9">
                      <w:pPr>
                        <w:pStyle w:val="NoSpacing"/>
                      </w:pPr>
                    </w:p>
                    <w:p w14:paraId="680FE1D9" w14:textId="77777777" w:rsidR="00AF257B" w:rsidRPr="007732F8" w:rsidRDefault="00AF257B" w:rsidP="004A0AD9">
                      <w:pPr>
                        <w:pStyle w:val="NoSpacing"/>
                      </w:pPr>
                      <w:r>
                        <w:rPr>
                          <w:noProof/>
                          <w:lang w:val="es-ES" w:eastAsia="es-ES"/>
                        </w:rPr>
                        <w:drawing>
                          <wp:inline distT="0" distB="0" distL="0" distR="0" wp14:anchorId="47050B5B" wp14:editId="279175D5">
                            <wp:extent cx="3637280" cy="560070"/>
                            <wp:effectExtent l="0" t="0" r="127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venPackQuantitativeResearch.png"/>
                                    <pic:cNvPicPr/>
                                  </pic:nvPicPr>
                                  <pic:blipFill>
                                    <a:blip r:embed="rId12">
                                      <a:extLst>
                                        <a:ext uri="{28A0092B-C50C-407E-A947-70E740481C1C}">
                                          <a14:useLocalDpi xmlns:a14="http://schemas.microsoft.com/office/drawing/2010/main" val="0"/>
                                        </a:ext>
                                      </a:extLst>
                                    </a:blip>
                                    <a:stretch>
                                      <a:fillRect/>
                                    </a:stretch>
                                  </pic:blipFill>
                                  <pic:spPr>
                                    <a:xfrm>
                                      <a:off x="0" y="0"/>
                                      <a:ext cx="3637280" cy="560070"/>
                                    </a:xfrm>
                                    <a:prstGeom prst="rect">
                                      <a:avLst/>
                                    </a:prstGeom>
                                  </pic:spPr>
                                </pic:pic>
                              </a:graphicData>
                            </a:graphic>
                          </wp:inline>
                        </w:drawing>
                      </w:r>
                    </w:p>
                    <w:p w14:paraId="44583FC9" w14:textId="77777777" w:rsidR="00AF257B" w:rsidRDefault="00AF257B" w:rsidP="004A0AD9">
                      <w:pPr>
                        <w:pStyle w:val="Title"/>
                        <w:ind w:left="-90"/>
                        <w:jc w:val="left"/>
                        <w:rPr>
                          <w:rFonts w:ascii="Arial Black" w:hAnsi="Arial Black"/>
                          <w:sz w:val="48"/>
                          <w:szCs w:val="48"/>
                        </w:rPr>
                      </w:pPr>
                    </w:p>
                    <w:p w14:paraId="6F0EB5DA" w14:textId="00B9A39B"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Trading</w:t>
                      </w:r>
                      <w:r w:rsidRPr="002F6105">
                        <w:rPr>
                          <w:rFonts w:ascii="Arial Black" w:eastAsiaTheme="majorEastAsia" w:hAnsi="Arial Black" w:cstheme="majorBidi"/>
                          <w:b/>
                          <w:spacing w:val="5"/>
                          <w:kern w:val="28"/>
                          <w:sz w:val="40"/>
                          <w:szCs w:val="48"/>
                          <w:lang w:eastAsia="zh-CN"/>
                        </w:rPr>
                        <w:t xml:space="preserve"> </w:t>
                      </w:r>
                      <w:r>
                        <w:rPr>
                          <w:rFonts w:ascii="Arial Black" w:eastAsiaTheme="majorEastAsia" w:hAnsi="Arial Black" w:cstheme="majorBidi"/>
                          <w:b/>
                          <w:spacing w:val="5"/>
                          <w:kern w:val="28"/>
                          <w:sz w:val="40"/>
                          <w:szCs w:val="48"/>
                          <w:lang w:eastAsia="zh-CN"/>
                        </w:rPr>
                        <w:t xml:space="preserve">intraday </w:t>
                      </w:r>
                    </w:p>
                    <w:p w14:paraId="2C465A52" w14:textId="079DCEC9"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Ravenpack structured news feed:</w:t>
                      </w:r>
                    </w:p>
                    <w:p w14:paraId="0893E8D3" w14:textId="3761A436" w:rsidR="00AF257B" w:rsidRDefault="00AF257B" w:rsidP="00D303B5">
                      <w:pPr>
                        <w:spacing w:line="240" w:lineRule="auto"/>
                        <w:ind w:left="-90"/>
                        <w:jc w:val="center"/>
                        <w:rPr>
                          <w:rFonts w:ascii="Arial Black" w:eastAsiaTheme="majorEastAsia" w:hAnsi="Arial Black" w:cstheme="majorBidi"/>
                          <w:b/>
                          <w:spacing w:val="5"/>
                          <w:kern w:val="28"/>
                          <w:sz w:val="40"/>
                          <w:szCs w:val="48"/>
                          <w:lang w:eastAsia="zh-CN"/>
                        </w:rPr>
                      </w:pPr>
                      <w:r>
                        <w:rPr>
                          <w:rFonts w:ascii="Arial Black" w:eastAsiaTheme="majorEastAsia" w:hAnsi="Arial Black" w:cstheme="majorBidi"/>
                          <w:b/>
                          <w:spacing w:val="5"/>
                          <w:kern w:val="28"/>
                          <w:sz w:val="40"/>
                          <w:szCs w:val="48"/>
                          <w:lang w:eastAsia="zh-CN"/>
                        </w:rPr>
                        <w:t>A complete intraday event study</w:t>
                      </w:r>
                    </w:p>
                    <w:p w14:paraId="2D57A239" w14:textId="77777777" w:rsidR="00AF257B" w:rsidRDefault="00AF257B" w:rsidP="004A0AD9">
                      <w:pPr>
                        <w:ind w:left="-90"/>
                        <w:jc w:val="left"/>
                        <w:rPr>
                          <w:rFonts w:ascii="Arial Black" w:hAnsi="Arial Black"/>
                        </w:rPr>
                      </w:pPr>
                    </w:p>
                    <w:p w14:paraId="15F727B2" w14:textId="77777777" w:rsidR="00AF257B" w:rsidRDefault="00AF257B" w:rsidP="004A0AD9">
                      <w:pPr>
                        <w:ind w:left="-90"/>
                        <w:jc w:val="left"/>
                        <w:rPr>
                          <w:rFonts w:ascii="Arial Black" w:hAnsi="Arial Black"/>
                        </w:rPr>
                      </w:pPr>
                    </w:p>
                    <w:p w14:paraId="45BA99FA" w14:textId="77777777" w:rsidR="00AF257B" w:rsidRDefault="00AF257B" w:rsidP="004A0AD9">
                      <w:pPr>
                        <w:ind w:left="-90"/>
                        <w:jc w:val="left"/>
                        <w:rPr>
                          <w:rFonts w:ascii="Arial Black" w:hAnsi="Arial Black"/>
                        </w:rPr>
                      </w:pPr>
                    </w:p>
                    <w:p w14:paraId="22B1DC25" w14:textId="77777777" w:rsidR="00AF257B" w:rsidRDefault="00AF257B" w:rsidP="004A0AD9">
                      <w:pPr>
                        <w:ind w:left="-90"/>
                        <w:jc w:val="left"/>
                        <w:rPr>
                          <w:rFonts w:ascii="Arial Black" w:hAnsi="Arial Black"/>
                        </w:rPr>
                      </w:pPr>
                    </w:p>
                    <w:p w14:paraId="1C57467E" w14:textId="77777777" w:rsidR="00AF257B" w:rsidRDefault="00AF257B" w:rsidP="004A0AD9">
                      <w:pPr>
                        <w:ind w:left="-90"/>
                        <w:jc w:val="left"/>
                        <w:rPr>
                          <w:rFonts w:ascii="Arial Black" w:hAnsi="Arial Black"/>
                        </w:rPr>
                      </w:pPr>
                    </w:p>
                    <w:p w14:paraId="5B381B73" w14:textId="77777777" w:rsidR="00AF257B" w:rsidRDefault="00AF257B" w:rsidP="004A0AD9">
                      <w:pPr>
                        <w:ind w:left="-90"/>
                        <w:jc w:val="left"/>
                        <w:rPr>
                          <w:rFonts w:ascii="Arial Black" w:hAnsi="Arial Black"/>
                        </w:rPr>
                      </w:pPr>
                    </w:p>
                    <w:p w14:paraId="1281F627" w14:textId="77777777" w:rsidR="00AF257B" w:rsidRDefault="00AF257B" w:rsidP="004A0AD9">
                      <w:pPr>
                        <w:ind w:left="-90"/>
                        <w:jc w:val="left"/>
                        <w:rPr>
                          <w:rFonts w:ascii="Arial Black" w:hAnsi="Arial Black"/>
                        </w:rPr>
                      </w:pPr>
                    </w:p>
                    <w:p w14:paraId="1ECCF4CF" w14:textId="77777777" w:rsidR="00AF257B" w:rsidRDefault="00AF257B" w:rsidP="004A0AD9">
                      <w:pPr>
                        <w:ind w:left="-90"/>
                        <w:jc w:val="left"/>
                        <w:rPr>
                          <w:rFonts w:ascii="Arial Black" w:hAnsi="Arial Black"/>
                        </w:rPr>
                      </w:pPr>
                    </w:p>
                    <w:p w14:paraId="37D87D58" w14:textId="77777777" w:rsidR="00AF257B" w:rsidRDefault="00AF257B" w:rsidP="004A0AD9">
                      <w:pPr>
                        <w:ind w:left="-90"/>
                        <w:jc w:val="left"/>
                        <w:rPr>
                          <w:rFonts w:ascii="Arial Black" w:hAnsi="Arial Black"/>
                        </w:rPr>
                      </w:pPr>
                    </w:p>
                    <w:p w14:paraId="074D7223" w14:textId="77777777" w:rsidR="00AF257B" w:rsidRDefault="00AF257B" w:rsidP="004A0AD9">
                      <w:pPr>
                        <w:ind w:left="-90"/>
                        <w:jc w:val="left"/>
                        <w:rPr>
                          <w:rFonts w:ascii="Arial Black" w:hAnsi="Arial Black"/>
                          <w:b/>
                          <w:sz w:val="28"/>
                          <w:szCs w:val="28"/>
                          <w:lang w:eastAsia="zh-CN"/>
                        </w:rPr>
                      </w:pPr>
                    </w:p>
                    <w:p w14:paraId="41206209" w14:textId="77777777" w:rsidR="00AF257B" w:rsidRDefault="00AF257B" w:rsidP="004A0AD9">
                      <w:pPr>
                        <w:ind w:left="-90"/>
                        <w:jc w:val="left"/>
                        <w:rPr>
                          <w:rFonts w:ascii="Arial Black" w:hAnsi="Arial Black"/>
                          <w:b/>
                          <w:sz w:val="28"/>
                          <w:szCs w:val="28"/>
                          <w:lang w:eastAsia="zh-CN"/>
                        </w:rPr>
                      </w:pPr>
                    </w:p>
                    <w:p w14:paraId="125DCB63" w14:textId="77777777" w:rsidR="00AF257B" w:rsidRDefault="00AF257B" w:rsidP="004A0AD9">
                      <w:pPr>
                        <w:ind w:left="-90"/>
                        <w:jc w:val="left"/>
                        <w:rPr>
                          <w:rFonts w:ascii="Arial Black" w:hAnsi="Arial Black"/>
                          <w:b/>
                          <w:sz w:val="28"/>
                          <w:szCs w:val="28"/>
                          <w:lang w:eastAsia="zh-CN"/>
                        </w:rPr>
                      </w:pPr>
                    </w:p>
                    <w:p w14:paraId="33505FD2" w14:textId="7F98CE69" w:rsidR="00AF257B" w:rsidRDefault="00AF257B" w:rsidP="004A0AD9">
                      <w:pPr>
                        <w:ind w:left="-90"/>
                        <w:jc w:val="left"/>
                        <w:rPr>
                          <w:rFonts w:ascii="Arial Black" w:hAnsi="Arial Black"/>
                          <w:b/>
                          <w:sz w:val="28"/>
                          <w:szCs w:val="28"/>
                        </w:rPr>
                      </w:pPr>
                      <w:r>
                        <w:rPr>
                          <w:rFonts w:ascii="Arial Black" w:hAnsi="Arial Black"/>
                          <w:b/>
                          <w:sz w:val="28"/>
                          <w:szCs w:val="28"/>
                          <w:lang w:eastAsia="zh-CN"/>
                        </w:rPr>
                        <w:t>November 2016</w:t>
                      </w:r>
                    </w:p>
                    <w:p w14:paraId="2D78C060" w14:textId="77777777" w:rsidR="00AF257B" w:rsidRDefault="00AF257B" w:rsidP="004A0AD9">
                      <w:pPr>
                        <w:ind w:left="-90"/>
                        <w:jc w:val="left"/>
                        <w:rPr>
                          <w:rFonts w:ascii="Arial Black" w:hAnsi="Arial Black"/>
                          <w:b/>
                          <w:sz w:val="28"/>
                          <w:szCs w:val="28"/>
                        </w:rPr>
                      </w:pPr>
                    </w:p>
                    <w:p w14:paraId="0C78E87D" w14:textId="77777777" w:rsidR="00AF257B" w:rsidRDefault="00AF257B" w:rsidP="004A0AD9"/>
                  </w:txbxContent>
                </v:textbox>
              </v:shape>
            </w:pict>
          </mc:Fallback>
        </mc:AlternateContent>
      </w:r>
      <w:r w:rsidRPr="008A3D6E">
        <w:rPr>
          <w:rFonts w:cstheme="minorHAnsi"/>
          <w:noProof/>
          <w:lang w:val="es-ES" w:eastAsia="es-ES"/>
        </w:rPr>
        <mc:AlternateContent>
          <mc:Choice Requires="wps">
            <w:drawing>
              <wp:anchor distT="0" distB="0" distL="114300" distR="114300" simplePos="0" relativeHeight="251666432" behindDoc="0" locked="0" layoutInCell="1" allowOverlap="1" wp14:anchorId="15314123" wp14:editId="1D9C8BE5">
                <wp:simplePos x="0" y="0"/>
                <wp:positionH relativeFrom="column">
                  <wp:posOffset>3829050</wp:posOffset>
                </wp:positionH>
                <wp:positionV relativeFrom="paragraph">
                  <wp:posOffset>4829810</wp:posOffset>
                </wp:positionV>
                <wp:extent cx="2689225" cy="45085"/>
                <wp:effectExtent l="0" t="0" r="0" b="0"/>
                <wp:wrapNone/>
                <wp:docPr id="2" name="Rectangle 2"/>
                <wp:cNvGraphicFramePr/>
                <a:graphic xmlns:a="http://schemas.openxmlformats.org/drawingml/2006/main">
                  <a:graphicData uri="http://schemas.microsoft.com/office/word/2010/wordprocessingShape">
                    <wps:wsp>
                      <wps:cNvSpPr/>
                      <wps:spPr>
                        <a:xfrm>
                          <a:off x="0" y="0"/>
                          <a:ext cx="2689225"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9FA12" id="Rectangle 2" o:spid="_x0000_s1026" style="position:absolute;margin-left:301.5pt;margin-top:380.3pt;width:211.75pt;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" fillcolor="white [3212]" stroked="f" strokeweight="1pt"/>
            </w:pict>
          </mc:Fallback>
        </mc:AlternateContent>
      </w:r>
      <w:r w:rsidRPr="008A3D6E">
        <w:rPr>
          <w:rFonts w:cstheme="minorHAnsi"/>
          <w:noProof/>
          <w:lang w:val="es-ES" w:eastAsia="es-ES"/>
        </w:rPr>
        <mc:AlternateContent>
          <mc:Choice Requires="wps">
            <w:drawing>
              <wp:anchor distT="0" distB="0" distL="114300" distR="114300" simplePos="0" relativeHeight="251661312" behindDoc="0" locked="0" layoutInCell="1" allowOverlap="1" wp14:anchorId="19AFA22A" wp14:editId="01ECF429">
                <wp:simplePos x="0" y="0"/>
                <wp:positionH relativeFrom="column">
                  <wp:posOffset>-323850</wp:posOffset>
                </wp:positionH>
                <wp:positionV relativeFrom="paragraph">
                  <wp:posOffset>7439660</wp:posOffset>
                </wp:positionV>
                <wp:extent cx="6889750" cy="762000"/>
                <wp:effectExtent l="0" t="0" r="635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762000"/>
                        </a:xfrm>
                        <a:prstGeom prst="rect">
                          <a:avLst/>
                        </a:prstGeom>
                        <a:solidFill>
                          <a:srgbClr val="FFFFFF"/>
                        </a:solidFill>
                        <a:ln w="9525">
                          <a:noFill/>
                          <a:miter lim="800000"/>
                          <a:headEnd/>
                          <a:tailEnd/>
                        </a:ln>
                      </wps:spPr>
                      <wps:txbx>
                        <w:txbxContent>
                          <w:p w14:paraId="44AB6514" w14:textId="77777777" w:rsidR="00AF257B" w:rsidRPr="007732F8" w:rsidRDefault="00AF257B" w:rsidP="004A0AD9">
                            <w:pPr>
                              <w:spacing w:line="240" w:lineRule="exact"/>
                              <w:rPr>
                                <w:rFonts w:ascii="Arial" w:hAnsi="Arial" w:cs="Arial"/>
                                <w:sz w:val="12"/>
                                <w:szCs w:val="12"/>
                              </w:rPr>
                            </w:pPr>
                            <w:r w:rsidRPr="007732F8">
                              <w:rPr>
                                <w:rFonts w:ascii="Arial" w:hAnsi="Arial" w:cs="Arial"/>
                                <w:sz w:val="12"/>
                                <w:szCs w:val="12"/>
                              </w:rPr>
                              <w:t>This White Paper is not intended for trading purposes. The White Paper is not appropriate for the purposes of making a decision to carry out a transaction or trade. Nor does it provide any form of advice (investment, tax, legal) amounting to investment advice, or make any recommendations regarding particular financial instruments, investments or products. RavenPack may discontinue or change the White Paper content at any time, without notice. RavenPack does not guarantee or warrant the accuracy, completeness or timeliness of the White Paper</w:t>
                            </w:r>
                            <w:r>
                              <w:rPr>
                                <w:rFonts w:ascii="Arial" w:hAnsi="Arial" w:cs="Arial"/>
                                <w:sz w:val="12"/>
                                <w:szCs w:val="12"/>
                              </w:rPr>
                              <w:t>. For more detailed disclaimer, please refer to the Terms of Use in back cover of this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FA22A" id="_x0000_s1028" type="#_x0000_t202" style="position:absolute;margin-left:-25.5pt;margin-top:585.8pt;width:542.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" stroked="f">
                <v:textbox>
                  <w:txbxContent>
                    <w:p w14:paraId="44AB6514" w14:textId="77777777" w:rsidR="00AF257B" w:rsidRPr="007732F8" w:rsidRDefault="00AF257B" w:rsidP="004A0AD9">
                      <w:pPr>
                        <w:spacing w:line="240" w:lineRule="exact"/>
                        <w:rPr>
                          <w:rFonts w:ascii="Arial" w:hAnsi="Arial" w:cs="Arial"/>
                          <w:sz w:val="12"/>
                          <w:szCs w:val="12"/>
                        </w:rPr>
                      </w:pPr>
                      <w:r w:rsidRPr="007732F8">
                        <w:rPr>
                          <w:rFonts w:ascii="Arial" w:hAnsi="Arial" w:cs="Arial"/>
                          <w:sz w:val="12"/>
                          <w:szCs w:val="12"/>
                        </w:rPr>
                        <w:t>This White Paper is not intended for trading purposes. The White Paper is not appropriate for the purposes of making a decision to carry out a transaction or trade. Nor does it provide any form of advice (investment, tax, legal) amounting to investment advice, or make any recommendations regarding particular financial instruments, investments or products. RavenPack may discontinue or change the White Paper content at any time, without notice. RavenPack does not guarantee or warrant the accuracy, completeness or timeliness of the White Paper</w:t>
                      </w:r>
                      <w:r>
                        <w:rPr>
                          <w:rFonts w:ascii="Arial" w:hAnsi="Arial" w:cs="Arial"/>
                          <w:sz w:val="12"/>
                          <w:szCs w:val="12"/>
                        </w:rPr>
                        <w:t>. For more detailed disclaimer, please refer to the Terms of Use in back cover of this document.</w:t>
                      </w:r>
                    </w:p>
                  </w:txbxContent>
                </v:textbox>
              </v:shape>
            </w:pict>
          </mc:Fallback>
        </mc:AlternateContent>
      </w:r>
      <w:r w:rsidRPr="008A3D6E">
        <w:rPr>
          <w:rFonts w:cstheme="minorHAnsi"/>
          <w:noProof/>
          <w:lang w:val="es-ES" w:eastAsia="es-ES"/>
        </w:rPr>
        <mc:AlternateContent>
          <mc:Choice Requires="wps">
            <w:drawing>
              <wp:anchor distT="0" distB="0" distL="114300" distR="114300" simplePos="0" relativeHeight="251662336" behindDoc="0" locked="0" layoutInCell="1" allowOverlap="1" wp14:anchorId="7A5F86A2" wp14:editId="3DBCE878">
                <wp:simplePos x="0" y="0"/>
                <wp:positionH relativeFrom="column">
                  <wp:posOffset>-914400</wp:posOffset>
                </wp:positionH>
                <wp:positionV relativeFrom="paragraph">
                  <wp:posOffset>8315960</wp:posOffset>
                </wp:positionV>
                <wp:extent cx="7752715" cy="714375"/>
                <wp:effectExtent l="0" t="0" r="19685" b="28575"/>
                <wp:wrapNone/>
                <wp:docPr id="27" name="Rectangle 27"/>
                <wp:cNvGraphicFramePr/>
                <a:graphic xmlns:a="http://schemas.openxmlformats.org/drawingml/2006/main">
                  <a:graphicData uri="http://schemas.microsoft.com/office/word/2010/wordprocessingShape">
                    <wps:wsp>
                      <wps:cNvSpPr/>
                      <wps:spPr>
                        <a:xfrm>
                          <a:off x="0" y="0"/>
                          <a:ext cx="7752715" cy="7143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1EA30E" id="Rectangle 27" o:spid="_x0000_s1026" style="position:absolute;margin-left:-1in;margin-top:654.8pt;width:610.45pt;height:56.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" fillcolor="black [3213]" strokecolor="black [3213]" strokeweight="1pt"/>
            </w:pict>
          </mc:Fallback>
        </mc:AlternateContent>
      </w:r>
      <w:r w:rsidRPr="008A3D6E">
        <w:rPr>
          <w:rFonts w:cstheme="minorHAnsi"/>
          <w:noProof/>
          <w:lang w:val="es-ES" w:eastAsia="es-ES"/>
        </w:rPr>
        <mc:AlternateContent>
          <mc:Choice Requires="wps">
            <w:drawing>
              <wp:anchor distT="0" distB="0" distL="114300" distR="114300" simplePos="0" relativeHeight="251663360" behindDoc="0" locked="0" layoutInCell="1" allowOverlap="1" wp14:anchorId="132F187E" wp14:editId="10CB4589">
                <wp:simplePos x="0" y="0"/>
                <wp:positionH relativeFrom="column">
                  <wp:posOffset>-323850</wp:posOffset>
                </wp:positionH>
                <wp:positionV relativeFrom="paragraph">
                  <wp:posOffset>8315960</wp:posOffset>
                </wp:positionV>
                <wp:extent cx="6889750" cy="657225"/>
                <wp:effectExtent l="0" t="0" r="25400" b="2857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0" cy="657225"/>
                        </a:xfrm>
                        <a:prstGeom prst="rect">
                          <a:avLst/>
                        </a:prstGeom>
                        <a:solidFill>
                          <a:schemeClr val="tx1"/>
                        </a:solidFill>
                        <a:ln w="9525">
                          <a:solidFill>
                            <a:schemeClr val="tx1"/>
                          </a:solidFill>
                          <a:miter lim="800000"/>
                          <a:headEnd/>
                          <a:tailEnd/>
                        </a:ln>
                      </wps:spPr>
                      <wps:txbx>
                        <w:txbxContent>
                          <w:p w14:paraId="19851B79" w14:textId="77777777" w:rsidR="00AF257B" w:rsidRPr="007D49A7" w:rsidRDefault="00AF257B" w:rsidP="004A0AD9">
                            <w:pPr>
                              <w:spacing w:line="240" w:lineRule="auto"/>
                              <w:rPr>
                                <w:b/>
                                <w:color w:val="D9D9D9" w:themeColor="background1" w:themeShade="D9"/>
                                <w:sz w:val="20"/>
                                <w:szCs w:val="20"/>
                              </w:rPr>
                            </w:pPr>
                            <w:hyperlink r:id="rId13" w:history="1">
                              <w:r w:rsidRPr="007D49A7">
                                <w:rPr>
                                  <w:rStyle w:val="Hyperlink"/>
                                  <w:b/>
                                  <w:color w:val="D9D9D9" w:themeColor="background1" w:themeShade="D9"/>
                                  <w:sz w:val="20"/>
                                  <w:szCs w:val="20"/>
                                </w:rPr>
                                <w:t>www.ravenpack.com</w:t>
                              </w:r>
                            </w:hyperlink>
                          </w:p>
                          <w:p w14:paraId="227BBDC3" w14:textId="77777777" w:rsidR="00AF257B" w:rsidRDefault="00AF257B" w:rsidP="004A0AD9">
                            <w:pPr>
                              <w:spacing w:line="240" w:lineRule="auto"/>
                              <w:rPr>
                                <w:b/>
                                <w:color w:val="FFFFFF" w:themeColor="background1"/>
                                <w:sz w:val="20"/>
                                <w:szCs w:val="20"/>
                              </w:rPr>
                            </w:pPr>
                            <w:r w:rsidRPr="007D49A7">
                              <w:rPr>
                                <w:b/>
                                <w:color w:val="FFFFFF" w:themeColor="background1"/>
                                <w:sz w:val="20"/>
                                <w:szCs w:val="20"/>
                              </w:rPr>
                              <w:t>New York – 535 Fifth Ave., 4</w:t>
                            </w:r>
                            <w:r w:rsidRPr="007D49A7">
                              <w:rPr>
                                <w:b/>
                                <w:color w:val="FFFFFF" w:themeColor="background1"/>
                                <w:sz w:val="20"/>
                                <w:szCs w:val="20"/>
                                <w:vertAlign w:val="superscript"/>
                              </w:rPr>
                              <w:t>th</w:t>
                            </w:r>
                            <w:r w:rsidRPr="007D49A7">
                              <w:rPr>
                                <w:b/>
                                <w:color w:val="FFFFFF" w:themeColor="background1"/>
                                <w:sz w:val="20"/>
                                <w:szCs w:val="20"/>
                              </w:rPr>
                              <w:t xml:space="preserve"> Floor, New York, NY 10017 | TEL: +1 (646) 277-7339 |</w:t>
                            </w:r>
                            <w:r w:rsidRPr="00752C44">
                              <w:rPr>
                                <w:b/>
                                <w:color w:val="FFFFFF" w:themeColor="background1"/>
                                <w:sz w:val="20"/>
                                <w:szCs w:val="20"/>
                              </w:rPr>
                              <w:t xml:space="preserve"> </w:t>
                            </w:r>
                            <w:hyperlink r:id="rId14" w:history="1">
                              <w:r w:rsidRPr="00935E08">
                                <w:rPr>
                                  <w:rStyle w:val="Hyperlink"/>
                                  <w:b/>
                                  <w:color w:val="FFFFFF" w:themeColor="background1"/>
                                  <w:sz w:val="20"/>
                                  <w:szCs w:val="20"/>
                                </w:rPr>
                                <w:t>research@ravenpack.com</w:t>
                              </w:r>
                            </w:hyperlink>
                          </w:p>
                          <w:p w14:paraId="002B9C4A" w14:textId="77777777" w:rsidR="00AF257B" w:rsidRPr="00273E21" w:rsidRDefault="00AF257B" w:rsidP="004A0AD9">
                            <w:pPr>
                              <w:spacing w:line="240" w:lineRule="auto"/>
                              <w:rPr>
                                <w:b/>
                                <w:color w:val="FFFFFF" w:themeColor="background1"/>
                                <w:sz w:val="16"/>
                                <w:szCs w:val="16"/>
                              </w:rPr>
                            </w:pPr>
                          </w:p>
                          <w:p w14:paraId="24176A13" w14:textId="77777777" w:rsidR="00AF257B" w:rsidRPr="00902DBA" w:rsidRDefault="00AF257B" w:rsidP="004A0AD9">
                            <w:pPr>
                              <w:spacing w:line="240" w:lineRule="auto"/>
                              <w:rPr>
                                <w:b/>
                                <w:color w:val="FFFFFF" w:themeColor="background1"/>
                                <w:sz w:val="16"/>
                                <w:szCs w:val="16"/>
                              </w:rPr>
                            </w:pPr>
                            <w:r w:rsidRPr="00902DBA">
                              <w:rPr>
                                <w:b/>
                                <w:color w:val="FFFFFF" w:themeColor="background1"/>
                                <w:sz w:val="16"/>
                                <w:szCs w:val="16"/>
                              </w:rPr>
                              <w:t xml:space="preserve">®RavenPack </w:t>
                            </w:r>
                            <w:r>
                              <w:rPr>
                                <w:b/>
                                <w:color w:val="FFFFFF" w:themeColor="background1"/>
                                <w:sz w:val="16"/>
                                <w:szCs w:val="16"/>
                              </w:rPr>
                              <w:t>Quantitative</w:t>
                            </w:r>
                            <w:r w:rsidRPr="00902DBA">
                              <w:rPr>
                                <w:b/>
                                <w:color w:val="FFFFFF" w:themeColor="background1"/>
                                <w:sz w:val="16"/>
                                <w:szCs w:val="16"/>
                              </w:rPr>
                              <w:t xml:space="preserve"> Research 2014 – All Rights Reserved. No duplication or redistribution of this document without written consent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F187E" id="_x0000_s1029" type="#_x0000_t202" style="position:absolute;margin-left:-25.5pt;margin-top:654.8pt;width:542.5pt;height:5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" fillcolor="black [3213]" strokecolor="black [3213]">
                <v:textbox>
                  <w:txbxContent>
                    <w:p w14:paraId="19851B79" w14:textId="77777777" w:rsidR="00AF257B" w:rsidRPr="007D49A7" w:rsidRDefault="00AF257B" w:rsidP="004A0AD9">
                      <w:pPr>
                        <w:spacing w:line="240" w:lineRule="auto"/>
                        <w:rPr>
                          <w:b/>
                          <w:color w:val="D9D9D9" w:themeColor="background1" w:themeShade="D9"/>
                          <w:sz w:val="20"/>
                          <w:szCs w:val="20"/>
                        </w:rPr>
                      </w:pPr>
                      <w:hyperlink r:id="rId15" w:history="1">
                        <w:r w:rsidRPr="007D49A7">
                          <w:rPr>
                            <w:rStyle w:val="Hyperlink"/>
                            <w:b/>
                            <w:color w:val="D9D9D9" w:themeColor="background1" w:themeShade="D9"/>
                            <w:sz w:val="20"/>
                            <w:szCs w:val="20"/>
                          </w:rPr>
                          <w:t>www.ravenpack.com</w:t>
                        </w:r>
                      </w:hyperlink>
                    </w:p>
                    <w:p w14:paraId="227BBDC3" w14:textId="77777777" w:rsidR="00AF257B" w:rsidRDefault="00AF257B" w:rsidP="004A0AD9">
                      <w:pPr>
                        <w:spacing w:line="240" w:lineRule="auto"/>
                        <w:rPr>
                          <w:b/>
                          <w:color w:val="FFFFFF" w:themeColor="background1"/>
                          <w:sz w:val="20"/>
                          <w:szCs w:val="20"/>
                        </w:rPr>
                      </w:pPr>
                      <w:r w:rsidRPr="007D49A7">
                        <w:rPr>
                          <w:b/>
                          <w:color w:val="FFFFFF" w:themeColor="background1"/>
                          <w:sz w:val="20"/>
                          <w:szCs w:val="20"/>
                        </w:rPr>
                        <w:t>New York – 535 Fifth Ave., 4</w:t>
                      </w:r>
                      <w:r w:rsidRPr="007D49A7">
                        <w:rPr>
                          <w:b/>
                          <w:color w:val="FFFFFF" w:themeColor="background1"/>
                          <w:sz w:val="20"/>
                          <w:szCs w:val="20"/>
                          <w:vertAlign w:val="superscript"/>
                        </w:rPr>
                        <w:t>th</w:t>
                      </w:r>
                      <w:r w:rsidRPr="007D49A7">
                        <w:rPr>
                          <w:b/>
                          <w:color w:val="FFFFFF" w:themeColor="background1"/>
                          <w:sz w:val="20"/>
                          <w:szCs w:val="20"/>
                        </w:rPr>
                        <w:t xml:space="preserve"> Floor, New York, NY 10017 | TEL: +1 (646) 277-7339 |</w:t>
                      </w:r>
                      <w:r w:rsidRPr="00752C44">
                        <w:rPr>
                          <w:b/>
                          <w:color w:val="FFFFFF" w:themeColor="background1"/>
                          <w:sz w:val="20"/>
                          <w:szCs w:val="20"/>
                        </w:rPr>
                        <w:t xml:space="preserve"> </w:t>
                      </w:r>
                      <w:hyperlink r:id="rId16" w:history="1">
                        <w:r w:rsidRPr="00935E08">
                          <w:rPr>
                            <w:rStyle w:val="Hyperlink"/>
                            <w:b/>
                            <w:color w:val="FFFFFF" w:themeColor="background1"/>
                            <w:sz w:val="20"/>
                            <w:szCs w:val="20"/>
                          </w:rPr>
                          <w:t>research@ravenpack.com</w:t>
                        </w:r>
                      </w:hyperlink>
                    </w:p>
                    <w:p w14:paraId="002B9C4A" w14:textId="77777777" w:rsidR="00AF257B" w:rsidRPr="00273E21" w:rsidRDefault="00AF257B" w:rsidP="004A0AD9">
                      <w:pPr>
                        <w:spacing w:line="240" w:lineRule="auto"/>
                        <w:rPr>
                          <w:b/>
                          <w:color w:val="FFFFFF" w:themeColor="background1"/>
                          <w:sz w:val="16"/>
                          <w:szCs w:val="16"/>
                        </w:rPr>
                      </w:pPr>
                    </w:p>
                    <w:p w14:paraId="24176A13" w14:textId="77777777" w:rsidR="00AF257B" w:rsidRPr="00902DBA" w:rsidRDefault="00AF257B" w:rsidP="004A0AD9">
                      <w:pPr>
                        <w:spacing w:line="240" w:lineRule="auto"/>
                        <w:rPr>
                          <w:b/>
                          <w:color w:val="FFFFFF" w:themeColor="background1"/>
                          <w:sz w:val="16"/>
                          <w:szCs w:val="16"/>
                        </w:rPr>
                      </w:pPr>
                      <w:r w:rsidRPr="00902DBA">
                        <w:rPr>
                          <w:b/>
                          <w:color w:val="FFFFFF" w:themeColor="background1"/>
                          <w:sz w:val="16"/>
                          <w:szCs w:val="16"/>
                        </w:rPr>
                        <w:t xml:space="preserve">®RavenPack </w:t>
                      </w:r>
                      <w:r>
                        <w:rPr>
                          <w:b/>
                          <w:color w:val="FFFFFF" w:themeColor="background1"/>
                          <w:sz w:val="16"/>
                          <w:szCs w:val="16"/>
                        </w:rPr>
                        <w:t>Quantitative</w:t>
                      </w:r>
                      <w:r w:rsidRPr="00902DBA">
                        <w:rPr>
                          <w:b/>
                          <w:color w:val="FFFFFF" w:themeColor="background1"/>
                          <w:sz w:val="16"/>
                          <w:szCs w:val="16"/>
                        </w:rPr>
                        <w:t xml:space="preserve"> Research 2014 – All Rights Reserved. No duplication or redistribution of this document without written consent</w:t>
                      </w:r>
                    </w:p>
                  </w:txbxContent>
                </v:textbox>
              </v:shape>
            </w:pict>
          </mc:Fallback>
        </mc:AlternateContent>
      </w:r>
      <w:r w:rsidRPr="008A3D6E">
        <w:rPr>
          <w:rFonts w:cstheme="minorHAnsi"/>
          <w:noProof/>
          <w:lang w:val="es-ES" w:eastAsia="es-ES"/>
        </w:rPr>
        <mc:AlternateContent>
          <mc:Choice Requires="wps">
            <w:drawing>
              <wp:anchor distT="0" distB="0" distL="114300" distR="114300" simplePos="0" relativeHeight="251659264" behindDoc="0" locked="0" layoutInCell="1" allowOverlap="1" wp14:anchorId="61374F3E" wp14:editId="21E7D963">
                <wp:simplePos x="0" y="0"/>
                <wp:positionH relativeFrom="column">
                  <wp:posOffset>3829050</wp:posOffset>
                </wp:positionH>
                <wp:positionV relativeFrom="paragraph">
                  <wp:posOffset>394335</wp:posOffset>
                </wp:positionV>
                <wp:extent cx="2689225" cy="45085"/>
                <wp:effectExtent l="0" t="0" r="15875" b="12065"/>
                <wp:wrapNone/>
                <wp:docPr id="21" name="Rectangle 21"/>
                <wp:cNvGraphicFramePr/>
                <a:graphic xmlns:a="http://schemas.openxmlformats.org/drawingml/2006/main">
                  <a:graphicData uri="http://schemas.microsoft.com/office/word/2010/wordprocessingShape">
                    <wps:wsp>
                      <wps:cNvSpPr/>
                      <wps:spPr>
                        <a:xfrm>
                          <a:off x="0" y="0"/>
                          <a:ext cx="2689225" cy="4508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CF67F" id="Rectangle 21" o:spid="_x0000_s1026" style="position:absolute;margin-left:301.5pt;margin-top:31.05pt;width:211.75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" fillcolor="black [3213]" strokecolor="black [3213]" strokeweight="1pt"/>
            </w:pict>
          </mc:Fallback>
        </mc:AlternateContent>
      </w:r>
      <w:r w:rsidRPr="008A3D6E">
        <w:rPr>
          <w:rFonts w:cstheme="minorHAnsi"/>
        </w:rPr>
        <w:br w:type="page"/>
      </w:r>
    </w:p>
    <w:p w14:paraId="59DFD38B" w14:textId="77777777" w:rsidR="004A0AD9" w:rsidRDefault="004A0AD9">
      <w:pPr>
        <w:pStyle w:val="Heading1"/>
      </w:pPr>
      <w:r w:rsidRPr="008A3D6E">
        <w:lastRenderedPageBreak/>
        <w:t>Executive Summary</w:t>
      </w:r>
    </w:p>
    <w:p w14:paraId="25373FB7" w14:textId="5B73AC14" w:rsidR="003C3108" w:rsidRDefault="003C3108" w:rsidP="003C3108">
      <w:r>
        <w:t xml:space="preserve">In the race to generate alphas and avoid overcrowded </w:t>
      </w:r>
      <w:r w:rsidR="00EC544E">
        <w:t>standard</w:t>
      </w:r>
      <w:r>
        <w:t xml:space="preserve"> factors, investors must identify and extract value from every possible data source.</w:t>
      </w:r>
    </w:p>
    <w:p w14:paraId="44E71E1F" w14:textId="717B7309" w:rsidR="00EC544E" w:rsidRDefault="003C3108" w:rsidP="002B08B6">
      <w:r>
        <w:t>We show in</w:t>
      </w:r>
      <w:r w:rsidR="0069687F">
        <w:t xml:space="preserve"> this paper that Ravenpack news </w:t>
      </w:r>
      <w:r>
        <w:t>database is an alternative source of alpha apart from standard</w:t>
      </w:r>
      <w:r w:rsidR="00EC544E">
        <w:t xml:space="preserve"> fundamental data built factors.</w:t>
      </w:r>
    </w:p>
    <w:p w14:paraId="728654CF" w14:textId="55373E7B" w:rsidR="00444A09" w:rsidRDefault="004A0AD9" w:rsidP="004A0AD9">
      <w:pPr>
        <w:rPr>
          <w:lang w:eastAsia="zh-CN"/>
        </w:rPr>
      </w:pPr>
      <w:r>
        <w:rPr>
          <w:lang w:eastAsia="zh-CN"/>
        </w:rPr>
        <w:t xml:space="preserve">In this study, we </w:t>
      </w:r>
      <w:r w:rsidR="009B707C">
        <w:rPr>
          <w:lang w:eastAsia="zh-CN"/>
        </w:rPr>
        <w:t>tackle the problematic of in</w:t>
      </w:r>
      <w:r w:rsidR="00CD484E">
        <w:rPr>
          <w:lang w:eastAsia="zh-CN"/>
        </w:rPr>
        <w:t>traday trading reaction to news</w:t>
      </w:r>
      <w:r w:rsidR="00444A09">
        <w:rPr>
          <w:lang w:eastAsia="zh-CN"/>
        </w:rPr>
        <w:t xml:space="preserve"> under the angle of big data analytics for finance from Ravenpack Big Data analytics. </w:t>
      </w:r>
      <w:r w:rsidR="00217A42">
        <w:rPr>
          <w:lang w:eastAsia="zh-CN"/>
        </w:rPr>
        <w:t xml:space="preserve"> </w:t>
      </w:r>
    </w:p>
    <w:p w14:paraId="04455B1B" w14:textId="7D7535D0" w:rsidR="00444A09" w:rsidRDefault="00444A09" w:rsidP="004A0AD9">
      <w:pPr>
        <w:rPr>
          <w:lang w:eastAsia="zh-CN"/>
        </w:rPr>
      </w:pPr>
    </w:p>
    <w:p w14:paraId="36200E36" w14:textId="73C4BDA6" w:rsidR="004A0AD9" w:rsidRDefault="004A0AD9" w:rsidP="004A0AD9">
      <w:pPr>
        <w:rPr>
          <w:lang w:eastAsia="zh-CN"/>
        </w:rPr>
      </w:pPr>
      <w:r>
        <w:rPr>
          <w:lang w:eastAsia="zh-CN"/>
        </w:rPr>
        <w:t xml:space="preserve">More specifically, we </w:t>
      </w:r>
      <w:r w:rsidR="001318D3">
        <w:rPr>
          <w:lang w:eastAsia="zh-CN"/>
        </w:rPr>
        <w:t>detail</w:t>
      </w:r>
      <w:r>
        <w:rPr>
          <w:lang w:eastAsia="zh-CN"/>
        </w:rPr>
        <w:t>:</w:t>
      </w:r>
    </w:p>
    <w:p w14:paraId="47121815" w14:textId="77777777" w:rsidR="00A22C94" w:rsidRDefault="00A22C94" w:rsidP="004A0AD9">
      <w:pPr>
        <w:rPr>
          <w:lang w:eastAsia="zh-CN"/>
        </w:rPr>
      </w:pPr>
    </w:p>
    <w:p w14:paraId="2BACA923" w14:textId="70D8338D" w:rsidR="00B459A9" w:rsidRDefault="00B459A9" w:rsidP="004A0A78">
      <w:pPr>
        <w:pStyle w:val="ListParagraph"/>
        <w:numPr>
          <w:ilvl w:val="0"/>
          <w:numId w:val="7"/>
        </w:numPr>
        <w:ind w:left="1080"/>
        <w:rPr>
          <w:lang w:eastAsia="zh-CN"/>
        </w:rPr>
      </w:pPr>
      <w:r>
        <w:rPr>
          <w:lang w:eastAsia="zh-CN"/>
        </w:rPr>
        <w:t>By</w:t>
      </w:r>
      <w:r w:rsidR="004A0A78">
        <w:rPr>
          <w:lang w:eastAsia="zh-CN"/>
        </w:rPr>
        <w:t xml:space="preserve"> u</w:t>
      </w:r>
      <w:r w:rsidR="004A0A78">
        <w:t xml:space="preserve">sing Ravenpack unique real time automated and pre-processed news data feed based on linguistic pattern recognition we exploit Ravenpack entity detection and event taxonomy classification to build an intraday </w:t>
      </w:r>
      <w:r w:rsidR="00217A42">
        <w:t xml:space="preserve">minute level </w:t>
      </w:r>
      <w:r w:rsidR="004A0A78">
        <w:t>market reaction profile database and find distinct responses in returns, volatility and trading volumes due to news arrivals.  We</w:t>
      </w:r>
      <w:r w:rsidR="001318D3">
        <w:rPr>
          <w:lang w:eastAsia="zh-CN"/>
        </w:rPr>
        <w:t xml:space="preserve"> extract abnormality in </w:t>
      </w:r>
      <w:r w:rsidR="00A22C94">
        <w:rPr>
          <w:lang w:eastAsia="zh-CN"/>
        </w:rPr>
        <w:t>minute</w:t>
      </w:r>
      <w:r w:rsidR="004A0A78">
        <w:rPr>
          <w:lang w:eastAsia="zh-CN"/>
        </w:rPr>
        <w:t xml:space="preserve"> </w:t>
      </w:r>
      <w:r w:rsidR="001318D3">
        <w:rPr>
          <w:lang w:eastAsia="zh-CN"/>
        </w:rPr>
        <w:t xml:space="preserve">returns, volatility and volume </w:t>
      </w:r>
      <w:r w:rsidR="004A0A78">
        <w:rPr>
          <w:lang w:eastAsia="zh-CN"/>
        </w:rPr>
        <w:t>around the event for the whole Russell 1000 universe</w:t>
      </w:r>
      <w:r w:rsidR="001318D3">
        <w:rPr>
          <w:lang w:eastAsia="zh-CN"/>
        </w:rPr>
        <w:t xml:space="preserve">. </w:t>
      </w:r>
    </w:p>
    <w:p w14:paraId="2E54E85C" w14:textId="77777777" w:rsidR="001318D3" w:rsidRDefault="001318D3" w:rsidP="001318D3">
      <w:pPr>
        <w:pStyle w:val="ListParagraph"/>
        <w:ind w:left="1080"/>
        <w:rPr>
          <w:lang w:eastAsia="zh-CN"/>
        </w:rPr>
      </w:pPr>
    </w:p>
    <w:p w14:paraId="7B9D3A96" w14:textId="7086DBBF" w:rsidR="00EC544E" w:rsidRDefault="00EC544E" w:rsidP="00E85390">
      <w:pPr>
        <w:pStyle w:val="ListParagraph"/>
        <w:numPr>
          <w:ilvl w:val="0"/>
          <w:numId w:val="7"/>
        </w:numPr>
        <w:ind w:left="1080"/>
        <w:rPr>
          <w:lang w:eastAsia="zh-CN"/>
        </w:rPr>
      </w:pPr>
      <w:r>
        <w:rPr>
          <w:lang w:eastAsia="zh-CN"/>
        </w:rPr>
        <w:t xml:space="preserve">By ranking our market reactions according to </w:t>
      </w:r>
      <w:r w:rsidR="00B459A9">
        <w:rPr>
          <w:lang w:eastAsia="zh-CN"/>
        </w:rPr>
        <w:t>three</w:t>
      </w:r>
      <w:r>
        <w:rPr>
          <w:lang w:eastAsia="zh-CN"/>
        </w:rPr>
        <w:t xml:space="preserve"> dimensions: post-event return, volatility and event frequency, we exhibit how Ravenpack </w:t>
      </w:r>
      <w:r w:rsidR="001318D3">
        <w:rPr>
          <w:lang w:eastAsia="zh-CN"/>
        </w:rPr>
        <w:t xml:space="preserve">big data </w:t>
      </w:r>
      <w:r>
        <w:rPr>
          <w:lang w:eastAsia="zh-CN"/>
        </w:rPr>
        <w:t>deep taxonomy</w:t>
      </w:r>
      <w:r w:rsidR="005C5C54">
        <w:rPr>
          <w:lang w:eastAsia="zh-CN"/>
        </w:rPr>
        <w:t xml:space="preserve"> cumulated to its large premium sources scope</w:t>
      </w:r>
      <w:r>
        <w:rPr>
          <w:lang w:eastAsia="zh-CN"/>
        </w:rPr>
        <w:t xml:space="preserve"> allows </w:t>
      </w:r>
      <w:r w:rsidR="00B459A9">
        <w:rPr>
          <w:lang w:eastAsia="zh-CN"/>
        </w:rPr>
        <w:t xml:space="preserve">us </w:t>
      </w:r>
      <w:r>
        <w:rPr>
          <w:lang w:eastAsia="zh-CN"/>
        </w:rPr>
        <w:t xml:space="preserve">to characterize finely the market </w:t>
      </w:r>
      <w:r w:rsidR="00B459A9">
        <w:rPr>
          <w:lang w:eastAsia="zh-CN"/>
        </w:rPr>
        <w:t xml:space="preserve">event </w:t>
      </w:r>
      <w:r>
        <w:rPr>
          <w:lang w:eastAsia="zh-CN"/>
        </w:rPr>
        <w:t>react</w:t>
      </w:r>
      <w:r w:rsidR="00AA6E68">
        <w:rPr>
          <w:lang w:eastAsia="zh-CN"/>
        </w:rPr>
        <w:t>ion and thus build accordingly the most profitable</w:t>
      </w:r>
      <w:r>
        <w:rPr>
          <w:lang w:eastAsia="zh-CN"/>
        </w:rPr>
        <w:t xml:space="preserve"> customized trading strategy.</w:t>
      </w:r>
    </w:p>
    <w:p w14:paraId="76B7935C" w14:textId="77777777" w:rsidR="00EC544E" w:rsidRDefault="00EC544E" w:rsidP="00EC544E">
      <w:pPr>
        <w:pStyle w:val="ListParagraph"/>
        <w:ind w:left="1080"/>
        <w:rPr>
          <w:lang w:eastAsia="zh-CN"/>
        </w:rPr>
      </w:pPr>
    </w:p>
    <w:p w14:paraId="06CE07E9" w14:textId="1ABF4677" w:rsidR="004A0AD9" w:rsidRDefault="004A0AD9" w:rsidP="004A0AD9">
      <w:pPr>
        <w:pStyle w:val="ListParagraph"/>
        <w:numPr>
          <w:ilvl w:val="0"/>
          <w:numId w:val="7"/>
        </w:numPr>
        <w:ind w:left="1080"/>
        <w:rPr>
          <w:lang w:eastAsia="zh-CN"/>
        </w:rPr>
      </w:pPr>
      <w:r>
        <w:t xml:space="preserve">By </w:t>
      </w:r>
      <w:r w:rsidR="007D2D1F">
        <w:t xml:space="preserve">using Ravenpack analytics aggregated over all its sources, we </w:t>
      </w:r>
      <w:r w:rsidR="00CD484E">
        <w:t>show how Ravenpack computed event relevance, novelty and sentiment for company-specific news is</w:t>
      </w:r>
      <w:r w:rsidR="00CD484E" w:rsidRPr="00CD484E">
        <w:t xml:space="preserve"> </w:t>
      </w:r>
      <w:r w:rsidR="00CD484E">
        <w:t>crucial to filter out noise and to identify significant effects and that sentiment indicators have predictability for future price trends.</w:t>
      </w:r>
    </w:p>
    <w:p w14:paraId="7DA6224F" w14:textId="77777777" w:rsidR="00EC544E" w:rsidRDefault="00EC544E" w:rsidP="00EC544E">
      <w:pPr>
        <w:rPr>
          <w:lang w:eastAsia="zh-CN"/>
        </w:rPr>
      </w:pPr>
    </w:p>
    <w:p w14:paraId="233FAA1B" w14:textId="77777777" w:rsidR="004A0AD9" w:rsidRDefault="004A0AD9" w:rsidP="004A0AD9"/>
    <w:p w14:paraId="3A73BB3F" w14:textId="77777777" w:rsidR="004A0AD9" w:rsidRDefault="004A0AD9" w:rsidP="004A0AD9">
      <w:pPr>
        <w:spacing w:line="300" w:lineRule="exact"/>
        <w:jc w:val="left"/>
        <w:rPr>
          <w:rFonts w:cstheme="minorHAnsi"/>
          <w:b/>
          <w:sz w:val="20"/>
          <w:szCs w:val="20"/>
        </w:rPr>
      </w:pPr>
    </w:p>
    <w:p w14:paraId="04E33E27" w14:textId="77777777" w:rsidR="004A0AD9" w:rsidRPr="008A3D6E" w:rsidRDefault="004A0AD9" w:rsidP="004A0AD9">
      <w:pPr>
        <w:spacing w:line="300" w:lineRule="exact"/>
        <w:jc w:val="left"/>
        <w:rPr>
          <w:rFonts w:cstheme="minorHAnsi"/>
          <w:b/>
          <w:sz w:val="20"/>
          <w:szCs w:val="20"/>
        </w:rPr>
      </w:pPr>
      <w:r w:rsidRPr="008A3D6E">
        <w:rPr>
          <w:rFonts w:cstheme="minorHAnsi"/>
          <w:b/>
          <w:sz w:val="20"/>
          <w:szCs w:val="20"/>
        </w:rPr>
        <w:t>About RavenPack Data</w:t>
      </w:r>
    </w:p>
    <w:p w14:paraId="1CD3FE9D" w14:textId="77777777" w:rsidR="004A0AD9" w:rsidRDefault="004A0AD9" w:rsidP="004A0AD9">
      <w:pPr>
        <w:spacing w:line="240" w:lineRule="exact"/>
        <w:rPr>
          <w:rFonts w:eastAsia="Times New Roman" w:cstheme="minorHAnsi"/>
          <w:b/>
          <w:bCs/>
          <w:kern w:val="32"/>
          <w:sz w:val="32"/>
          <w:szCs w:val="32"/>
        </w:rPr>
      </w:pPr>
      <w:r w:rsidRPr="008A3D6E">
        <w:rPr>
          <w:rFonts w:cstheme="minorHAnsi"/>
          <w:sz w:val="20"/>
          <w:szCs w:val="20"/>
        </w:rPr>
        <w:t>RavenPack News Analytics (RPNA) provides real-time structured sentiment, relevance and novelty data for entities and events detected in unstructured text published by reputable sources. Publishers include Dow Jones Newswires, Barron’s, the Wall Street Journal and over 19,000 other traditional and social media sites. Over 1</w:t>
      </w:r>
      <w:r>
        <w:rPr>
          <w:rFonts w:cstheme="minorHAnsi"/>
          <w:sz w:val="20"/>
          <w:szCs w:val="20"/>
        </w:rPr>
        <w:t>5</w:t>
      </w:r>
      <w:r w:rsidRPr="008A3D6E">
        <w:rPr>
          <w:rFonts w:cstheme="minorHAnsi"/>
          <w:sz w:val="20"/>
          <w:szCs w:val="20"/>
        </w:rPr>
        <w:t xml:space="preserve"> years of Dow Jones newswires archive and </w:t>
      </w:r>
      <w:r>
        <w:rPr>
          <w:rFonts w:cstheme="minorHAnsi"/>
          <w:sz w:val="20"/>
          <w:szCs w:val="20"/>
        </w:rPr>
        <w:t>8</w:t>
      </w:r>
      <w:r w:rsidRPr="008A3D6E">
        <w:rPr>
          <w:rFonts w:cstheme="minorHAnsi"/>
          <w:sz w:val="20"/>
          <w:szCs w:val="20"/>
        </w:rPr>
        <w:t xml:space="preserve"> years of historical data from web publications and blogs are available for backtesting. RavenPack detects news and p</w:t>
      </w:r>
      <w:r>
        <w:rPr>
          <w:rFonts w:cstheme="minorHAnsi"/>
          <w:sz w:val="20"/>
          <w:szCs w:val="20"/>
        </w:rPr>
        <w:t>roduces analytics data on over 40</w:t>
      </w:r>
      <w:r w:rsidRPr="008A3D6E">
        <w:rPr>
          <w:rFonts w:cstheme="minorHAnsi"/>
          <w:sz w:val="20"/>
          <w:szCs w:val="20"/>
        </w:rPr>
        <w:t>,</w:t>
      </w:r>
      <w:r>
        <w:rPr>
          <w:rFonts w:cstheme="minorHAnsi"/>
          <w:sz w:val="20"/>
          <w:szCs w:val="20"/>
        </w:rPr>
        <w:t>0</w:t>
      </w:r>
      <w:r w:rsidRPr="008A3D6E">
        <w:rPr>
          <w:rFonts w:cstheme="minorHAnsi"/>
          <w:sz w:val="20"/>
          <w:szCs w:val="20"/>
        </w:rPr>
        <w:t>00 listed stocks from the world's equity markets, over 2,500 financially relevant organizations, 138,000 places, 150 currencies and 80 commodities.</w:t>
      </w:r>
      <w:r>
        <w:rPr>
          <w:rFonts w:cstheme="minorHAnsi"/>
          <w:sz w:val="20"/>
          <w:szCs w:val="20"/>
        </w:rPr>
        <w:t xml:space="preserve"> </w:t>
      </w:r>
      <w:r>
        <w:rPr>
          <w:rFonts w:cstheme="minorHAnsi"/>
        </w:rPr>
        <w:br w:type="page"/>
      </w:r>
    </w:p>
    <w:p w14:paraId="51D65764" w14:textId="3CA084FC" w:rsidR="00BF4E05" w:rsidRPr="00191950" w:rsidRDefault="004A0AD9">
      <w:pPr>
        <w:pStyle w:val="Heading1"/>
      </w:pPr>
      <w:r w:rsidRPr="00191950">
        <w:lastRenderedPageBreak/>
        <w:t>1. Introduction</w:t>
      </w:r>
    </w:p>
    <w:p w14:paraId="58CEA6FB" w14:textId="1B2ACBEF" w:rsidR="00366B87" w:rsidRDefault="006A00C6" w:rsidP="00BF4E05">
      <w:pPr>
        <w:rPr>
          <w:ins w:id="1" w:author="Stefan Duprey" w:date="2016-11-10T17:46:00Z"/>
        </w:rPr>
      </w:pPr>
      <w:ins w:id="2" w:author="Stefan Duprey" w:date="2016-11-10T16:36:00Z">
        <w:r>
          <w:t>Pr</w:t>
        </w:r>
        <w:r w:rsidR="00366B87">
          <w:t xml:space="preserve">evious research </w:t>
        </w:r>
        <w:r>
          <w:t xml:space="preserve">has </w:t>
        </w:r>
      </w:ins>
      <w:ins w:id="3" w:author="Stefan Duprey" w:date="2016-11-10T17:45:00Z">
        <w:r w:rsidR="00366B87">
          <w:t>demonstrated (</w:t>
        </w:r>
      </w:ins>
      <w:ins w:id="4" w:author="Stefan Duprey" w:date="2016-11-10T17:43:00Z">
        <w:r w:rsidR="00366B87">
          <w:t xml:space="preserve">see [2]) </w:t>
        </w:r>
      </w:ins>
      <w:ins w:id="5" w:author="Stefan Duprey" w:date="2016-11-10T16:36:00Z">
        <w:r>
          <w:t>that news</w:t>
        </w:r>
      </w:ins>
      <w:commentRangeStart w:id="6"/>
      <w:del w:id="7" w:author="Stefan Duprey" w:date="2016-11-10T16:36:00Z">
        <w:r w:rsidR="00BF4E05" w:rsidDel="006A00C6">
          <w:delText>I</w:delText>
        </w:r>
        <w:r w:rsidR="00F15016" w:rsidDel="006A00C6">
          <w:delText xml:space="preserve">t is known </w:delText>
        </w:r>
        <w:r w:rsidR="00BF4E05" w:rsidDel="006A00C6">
          <w:delText>that news</w:delText>
        </w:r>
      </w:del>
      <w:r w:rsidR="00BF4E05">
        <w:t xml:space="preserve"> signal tend to be incorporated in prices </w:t>
      </w:r>
      <w:ins w:id="8" w:author="Stefan Duprey" w:date="2016-11-10T16:37:00Z">
        <w:r>
          <w:t xml:space="preserve">quickly, making it advantageous to trade </w:t>
        </w:r>
      </w:ins>
      <w:ins w:id="9" w:author="Stefan Duprey" w:date="2016-11-10T16:38:00Z">
        <w:r w:rsidR="001346E8">
          <w:t>news intraday</w:t>
        </w:r>
      </w:ins>
      <w:ins w:id="10" w:author="Stefan Duprey" w:date="2016-11-10T16:37:00Z">
        <w:r>
          <w:t>.</w:t>
        </w:r>
      </w:ins>
    </w:p>
    <w:p w14:paraId="2EA0E3C5" w14:textId="31F29A01" w:rsidR="00B459A9" w:rsidDel="00DD1394" w:rsidRDefault="00BF4E05" w:rsidP="00BF4E05">
      <w:pPr>
        <w:rPr>
          <w:del w:id="11" w:author="Stefan Duprey" w:date="2016-11-10T17:49:00Z"/>
        </w:rPr>
      </w:pPr>
      <w:del w:id="12" w:author="Stefan Duprey" w:date="2016-11-10T16:37:00Z">
        <w:r w:rsidDel="006A00C6">
          <w:delText>in less than a day</w:delText>
        </w:r>
        <w:r w:rsidR="00F15016" w:rsidDel="006A00C6">
          <w:delText xml:space="preserve"> [</w:delText>
        </w:r>
        <w:commentRangeStart w:id="13"/>
        <w:r w:rsidR="00F15016" w:rsidDel="006A00C6">
          <w:delText>1</w:delText>
        </w:r>
        <w:commentRangeEnd w:id="13"/>
        <w:r w:rsidR="00F15016" w:rsidDel="006A00C6">
          <w:rPr>
            <w:rStyle w:val="CommentReference"/>
          </w:rPr>
          <w:commentReference w:id="13"/>
        </w:r>
        <w:r w:rsidR="00F15016" w:rsidDel="006A00C6">
          <w:delText>]</w:delText>
        </w:r>
        <w:r w:rsidDel="006A00C6">
          <w:delText xml:space="preserve">. </w:delText>
        </w:r>
      </w:del>
      <w:commentRangeEnd w:id="6"/>
      <w:del w:id="14" w:author="Stefan Duprey" w:date="2016-11-10T17:49:00Z">
        <w:r w:rsidR="00F15016" w:rsidDel="00DD1394">
          <w:rPr>
            <w:rStyle w:val="CommentReference"/>
          </w:rPr>
          <w:commentReference w:id="6"/>
        </w:r>
      </w:del>
    </w:p>
    <w:p w14:paraId="2FC834DE" w14:textId="185BEF2C" w:rsidR="00B459A9" w:rsidRDefault="00BF4E05" w:rsidP="00BF4E05">
      <w:r>
        <w:t>We focus here in this paper on specific intraday market reaction to a Ravenpack equity-specific news flo</w:t>
      </w:r>
      <w:ins w:id="15" w:author="Stefan Duprey" w:date="2016-11-10T17:49:00Z">
        <w:r w:rsidR="00DD1394">
          <w:t xml:space="preserve">w: we follow </w:t>
        </w:r>
        <w:r w:rsidR="00DD1394">
          <w:rPr>
            <w:lang w:eastAsia="zh-CN"/>
          </w:rPr>
          <w:t xml:space="preserve">Hautsch and Gross-Klussmann (see [1]) methodology to build intraday abnormal return and volatility at the minute level. </w:t>
        </w:r>
        <w:r w:rsidR="00DD1394">
          <w:rPr>
            <w:rStyle w:val="CommentReference"/>
          </w:rPr>
          <w:commentReference w:id="16"/>
        </w:r>
      </w:ins>
      <w:ins w:id="17" w:author="Stefan Duprey" w:date="2016-11-10T17:53:00Z">
        <w:r w:rsidR="00B61CCD">
          <w:rPr>
            <w:rStyle w:val="CommentReference"/>
          </w:rPr>
          <w:commentReference w:id="18"/>
        </w:r>
      </w:ins>
      <w:del w:id="19" w:author="Stefan Duprey" w:date="2016-11-10T17:49:00Z">
        <w:r w:rsidDel="00DD1394">
          <w:delText>w at the minute level.</w:delText>
        </w:r>
        <w:r w:rsidR="00D0483A" w:rsidDel="00DD1394">
          <w:delText xml:space="preserve"> </w:delText>
        </w:r>
      </w:del>
    </w:p>
    <w:p w14:paraId="68702F58" w14:textId="77777777" w:rsidR="00A0035B" w:rsidRDefault="004A0AD9" w:rsidP="004A0AD9">
      <w:r>
        <w:t xml:space="preserve">The paper is organized as follows: </w:t>
      </w:r>
    </w:p>
    <w:p w14:paraId="25CE5554" w14:textId="6A8B1CEF" w:rsidR="004A0AD9" w:rsidDel="006A00C6" w:rsidRDefault="004A0AD9" w:rsidP="004A0AD9">
      <w:pPr>
        <w:rPr>
          <w:del w:id="20" w:author="Stefan Duprey" w:date="2016-11-10T16:37:00Z"/>
        </w:rPr>
      </w:pPr>
      <w:r>
        <w:t>Section 2 describes the diff</w:t>
      </w:r>
      <w:r w:rsidR="00A0035B">
        <w:t>erent data sources that we use.</w:t>
      </w:r>
      <w:ins w:id="21" w:author="Stefan Duprey" w:date="2016-11-10T16:37:00Z">
        <w:r w:rsidR="006A00C6">
          <w:t xml:space="preserve"> </w:t>
        </w:r>
      </w:ins>
    </w:p>
    <w:p w14:paraId="784C5889" w14:textId="75E1DFCD" w:rsidR="00A0035B" w:rsidDel="006A00C6" w:rsidRDefault="000B680B" w:rsidP="004A0AD9">
      <w:pPr>
        <w:rPr>
          <w:del w:id="22" w:author="Stefan Duprey" w:date="2016-11-10T16:37:00Z"/>
        </w:rPr>
      </w:pPr>
      <w:r>
        <w:t xml:space="preserve">Section 3 will detail the overall methodology used to compute our </w:t>
      </w:r>
      <w:r w:rsidR="00D0483A">
        <w:t xml:space="preserve">abnormal </w:t>
      </w:r>
      <w:r>
        <w:t xml:space="preserve">return, volatility and volume profiles. </w:t>
      </w:r>
      <w:ins w:id="23" w:author="Stefan Duprey" w:date="2016-11-10T16:37:00Z">
        <w:r w:rsidR="006A00C6">
          <w:t xml:space="preserve"> </w:t>
        </w:r>
      </w:ins>
    </w:p>
    <w:p w14:paraId="4BB481D5" w14:textId="77777777" w:rsidR="00A0035B" w:rsidRDefault="000B680B" w:rsidP="004A0AD9">
      <w:r>
        <w:t>Section 4</w:t>
      </w:r>
      <w:r w:rsidR="00D0483A">
        <w:t xml:space="preserve"> will highlight how to use Ravenpack analytics version 4.0</w:t>
      </w:r>
      <w:r w:rsidR="00A0035B">
        <w:t xml:space="preserve"> taxonomy and analytics</w:t>
      </w:r>
      <w:r w:rsidR="00D0483A">
        <w:t xml:space="preserve"> to filter the most relevant signals</w:t>
      </w:r>
      <w:r w:rsidR="00F937FA">
        <w:t xml:space="preserve"> and get to the most profitable event driven strategy</w:t>
      </w:r>
      <w:r>
        <w:t>.</w:t>
      </w:r>
      <w:r w:rsidR="00D0483A">
        <w:t xml:space="preserve"> </w:t>
      </w:r>
    </w:p>
    <w:p w14:paraId="29CB4BB6" w14:textId="12F48B5D" w:rsidR="000B680B" w:rsidDel="001B3E0B" w:rsidRDefault="00D0483A" w:rsidP="004A0AD9">
      <w:pPr>
        <w:rPr>
          <w:del w:id="24" w:author="Stefan Duprey" w:date="2016-11-11T09:01:00Z"/>
        </w:rPr>
      </w:pPr>
      <w:r>
        <w:t>An appendix will detail some of the numerous results shown here</w:t>
      </w:r>
      <w:r w:rsidR="00A0035B">
        <w:t xml:space="preserve"> to avoid overcrowding our main paper</w:t>
      </w:r>
      <w:r>
        <w:t>.</w:t>
      </w:r>
    </w:p>
    <w:p w14:paraId="7579CF7B" w14:textId="77777777" w:rsidR="00E85390" w:rsidRPr="00764589" w:rsidRDefault="00E85390" w:rsidP="004A0AD9"/>
    <w:p w14:paraId="279A6EAA" w14:textId="77777777" w:rsidR="004A0AD9" w:rsidRPr="00191950" w:rsidRDefault="004A0AD9">
      <w:pPr>
        <w:pStyle w:val="Heading1"/>
      </w:pPr>
      <w:r w:rsidRPr="00191950">
        <w:t>2. Data Description</w:t>
      </w:r>
    </w:p>
    <w:p w14:paraId="21C4C048" w14:textId="77777777" w:rsidR="00FC6A70" w:rsidRDefault="004A0AD9" w:rsidP="00CA27E1">
      <w:r>
        <w:t xml:space="preserve">In this section, we provide an overview of the datasets that we use in our research. </w:t>
      </w:r>
    </w:p>
    <w:p w14:paraId="0BF3B12D" w14:textId="77777777" w:rsidR="00D0483A" w:rsidRDefault="00D0483A" w:rsidP="00CA27E1"/>
    <w:p w14:paraId="7E91EAB0" w14:textId="270E432D" w:rsidR="00CA27E1" w:rsidRDefault="004A0AD9" w:rsidP="00FC6A70">
      <w:r>
        <w:t xml:space="preserve">We describe </w:t>
      </w:r>
      <w:r w:rsidR="004D4E6C">
        <w:t xml:space="preserve">here </w:t>
      </w:r>
      <w:r w:rsidR="00CA27E1">
        <w:t xml:space="preserve">RavenPack Big Data’s </w:t>
      </w:r>
      <w:r>
        <w:t>event taxonomy, which we use to</w:t>
      </w:r>
      <w:r w:rsidR="00CA27E1">
        <w:t xml:space="preserve"> define our events and its analytical metadata which proves </w:t>
      </w:r>
      <w:r w:rsidR="00CE4E9B">
        <w:t>to be of great value to ascertain the quality of a profile</w:t>
      </w:r>
      <w:r w:rsidR="00CA27E1">
        <w:t>.</w:t>
      </w:r>
    </w:p>
    <w:p w14:paraId="239C5056" w14:textId="75C1C12F" w:rsidR="00CE4E9B" w:rsidRDefault="00CE4E9B" w:rsidP="00CE4E9B">
      <w:pPr>
        <w:pStyle w:val="Heading2"/>
        <w:numPr>
          <w:ilvl w:val="1"/>
          <w:numId w:val="16"/>
        </w:numPr>
      </w:pPr>
      <w:r>
        <w:t xml:space="preserve">Ravenpack Big Data Analytics </w:t>
      </w:r>
    </w:p>
    <w:p w14:paraId="04FE1C9C" w14:textId="1FC3FC41" w:rsidR="00CE4E9B" w:rsidRDefault="00CE4E9B" w:rsidP="00CA27E1"/>
    <w:p w14:paraId="1A4FE84C" w14:textId="068F6AC7" w:rsidR="006772B5" w:rsidRDefault="00D0483A" w:rsidP="00D0483A">
      <w:r>
        <w:t xml:space="preserve">News event are hard to detect and collect into a unified data base and analyze in a systematic fashion. Ravenpack does provide you with real time structured content fetched from premium quality financial news sources. </w:t>
      </w:r>
    </w:p>
    <w:p w14:paraId="47000C7D" w14:textId="77777777" w:rsidR="006772B5" w:rsidRDefault="006772B5" w:rsidP="00D0483A"/>
    <w:p w14:paraId="0D59C177" w14:textId="6EF3E2FD" w:rsidR="00D0483A" w:rsidRDefault="00D0483A" w:rsidP="00D0483A">
      <w:r>
        <w:t xml:space="preserve">We build our event trading profile library using </w:t>
      </w:r>
      <w:commentRangeStart w:id="25"/>
      <w:commentRangeStart w:id="26"/>
      <w:r>
        <w:t xml:space="preserve">Ravenpack </w:t>
      </w:r>
      <w:del w:id="27" w:author="Stefan Duprey" w:date="2016-11-10T16:34:00Z">
        <w:r w:rsidDel="006A00C6">
          <w:delText xml:space="preserve">News </w:delText>
        </w:r>
      </w:del>
      <w:ins w:id="28" w:author="Stefan Duprey" w:date="2016-11-10T16:34:00Z">
        <w:r w:rsidR="006A00C6">
          <w:t xml:space="preserve">Big Data </w:t>
        </w:r>
      </w:ins>
      <w:r>
        <w:t>Analytics (R</w:t>
      </w:r>
      <w:ins w:id="29" w:author="Stefan Duprey" w:date="2016-11-10T16:34:00Z">
        <w:r w:rsidR="006A00C6">
          <w:t>BD</w:t>
        </w:r>
      </w:ins>
      <w:del w:id="30" w:author="Stefan Duprey" w:date="2016-11-10T16:35:00Z">
        <w:r w:rsidDel="006A00C6">
          <w:delText>PN</w:delText>
        </w:r>
      </w:del>
      <w:r>
        <w:t xml:space="preserve">A) </w:t>
      </w:r>
      <w:del w:id="31" w:author="Stefan Duprey" w:date="2016-11-10T16:35:00Z">
        <w:r w:rsidDel="006A00C6">
          <w:delText xml:space="preserve">4.0 </w:delText>
        </w:r>
      </w:del>
      <w:r>
        <w:t>taxonomy</w:t>
      </w:r>
      <w:commentRangeEnd w:id="25"/>
      <w:r w:rsidR="00F15016">
        <w:rPr>
          <w:rStyle w:val="CommentReference"/>
        </w:rPr>
        <w:commentReference w:id="25"/>
      </w:r>
      <w:commentRangeEnd w:id="26"/>
      <w:r w:rsidR="00366B87">
        <w:rPr>
          <w:rStyle w:val="CommentReference"/>
        </w:rPr>
        <w:commentReference w:id="26"/>
      </w:r>
      <w:r>
        <w:t>, event detection and entity detection.</w:t>
      </w:r>
    </w:p>
    <w:p w14:paraId="48E8FDF6" w14:textId="77777777" w:rsidR="006772B5" w:rsidRDefault="006772B5" w:rsidP="00D0483A">
      <w:pPr>
        <w:rPr>
          <w:ins w:id="32" w:author="Stefan Duprey" w:date="2016-11-10T18:18:00Z"/>
        </w:rPr>
      </w:pPr>
    </w:p>
    <w:p w14:paraId="326592A9" w14:textId="77777777" w:rsidR="006C098B" w:rsidRDefault="006C098B" w:rsidP="00D0483A">
      <w:pPr>
        <w:rPr>
          <w:ins w:id="33" w:author="Stefan Duprey" w:date="2016-11-10T18:18:00Z"/>
        </w:rPr>
      </w:pPr>
    </w:p>
    <w:p w14:paraId="7DB82A1E" w14:textId="77777777" w:rsidR="006C098B" w:rsidRDefault="006C098B" w:rsidP="00D0483A">
      <w:pPr>
        <w:rPr>
          <w:ins w:id="34" w:author="Stefan Duprey" w:date="2016-11-10T18:18:00Z"/>
        </w:rPr>
      </w:pPr>
    </w:p>
    <w:p w14:paraId="1D34C11A" w14:textId="77777777" w:rsidR="006C098B" w:rsidRDefault="006C098B" w:rsidP="00D0483A">
      <w:pPr>
        <w:rPr>
          <w:ins w:id="35" w:author="Stefan Duprey" w:date="2016-11-10T18:18:00Z"/>
        </w:rPr>
      </w:pPr>
    </w:p>
    <w:p w14:paraId="0BE0D432" w14:textId="77777777" w:rsidR="006C098B" w:rsidRDefault="006C098B" w:rsidP="00D0483A">
      <w:pPr>
        <w:rPr>
          <w:ins w:id="36" w:author="Stefan Duprey" w:date="2016-11-10T18:18:00Z"/>
        </w:rPr>
      </w:pPr>
    </w:p>
    <w:p w14:paraId="4B393C29" w14:textId="77777777" w:rsidR="006C098B" w:rsidRDefault="006C098B" w:rsidP="00D0483A">
      <w:pPr>
        <w:rPr>
          <w:ins w:id="37" w:author="Stefan Duprey" w:date="2016-11-10T18:18:00Z"/>
        </w:rPr>
      </w:pPr>
    </w:p>
    <w:p w14:paraId="6DC5BAFF" w14:textId="77777777" w:rsidR="006C098B" w:rsidRDefault="006C098B" w:rsidP="00D0483A"/>
    <w:p w14:paraId="67F8D05B" w14:textId="1DEBCCB2" w:rsidR="005E004A" w:rsidDel="006C098B" w:rsidRDefault="005E004A" w:rsidP="00D0483A">
      <w:pPr>
        <w:rPr>
          <w:del w:id="38" w:author="Stefan Duprey" w:date="2016-11-10T18:18:00Z"/>
        </w:rPr>
      </w:pPr>
      <w:del w:id="39" w:author="Stefan Duprey" w:date="2016-11-10T18:18:00Z">
        <w:r w:rsidDel="006C098B">
          <w:lastRenderedPageBreak/>
          <w:delText>.</w:delText>
        </w:r>
      </w:del>
    </w:p>
    <w:p w14:paraId="2F217A39" w14:textId="6096E618" w:rsidR="005E004A" w:rsidDel="006C098B" w:rsidRDefault="005E004A" w:rsidP="00D0483A">
      <w:pPr>
        <w:rPr>
          <w:del w:id="40" w:author="Stefan Duprey" w:date="2016-11-10T18:18:00Z"/>
        </w:rPr>
      </w:pPr>
    </w:p>
    <w:p w14:paraId="5E535F56" w14:textId="77777777" w:rsidR="005E004A" w:rsidDel="006C098B" w:rsidRDefault="005E004A" w:rsidP="00D0483A">
      <w:pPr>
        <w:rPr>
          <w:del w:id="41" w:author="Stefan Duprey" w:date="2016-11-10T18:17:00Z"/>
        </w:rPr>
      </w:pPr>
    </w:p>
    <w:p w14:paraId="3F7D5D3B" w14:textId="77777777" w:rsidR="005E004A" w:rsidDel="006C098B" w:rsidRDefault="005E004A" w:rsidP="00D0483A">
      <w:pPr>
        <w:rPr>
          <w:del w:id="42" w:author="Stefan Duprey" w:date="2016-11-10T18:17:00Z"/>
        </w:rPr>
      </w:pPr>
    </w:p>
    <w:p w14:paraId="29C528C3" w14:textId="77777777" w:rsidR="005E004A" w:rsidDel="006C098B" w:rsidRDefault="005E004A" w:rsidP="00D0483A">
      <w:pPr>
        <w:rPr>
          <w:del w:id="43" w:author="Stefan Duprey" w:date="2016-11-10T18:17:00Z"/>
        </w:rPr>
      </w:pPr>
    </w:p>
    <w:p w14:paraId="476E64FE" w14:textId="77777777" w:rsidR="005E004A" w:rsidDel="006C098B" w:rsidRDefault="005E004A" w:rsidP="00D0483A">
      <w:pPr>
        <w:rPr>
          <w:del w:id="44" w:author="Stefan Duprey" w:date="2016-11-10T18:17:00Z"/>
        </w:rPr>
      </w:pPr>
    </w:p>
    <w:p w14:paraId="4D572505" w14:textId="521F8E38" w:rsidR="004D4E6C" w:rsidDel="006C098B" w:rsidRDefault="004D4E6C" w:rsidP="004A0AD9">
      <w:pPr>
        <w:rPr>
          <w:del w:id="45" w:author="Stefan Duprey" w:date="2016-11-10T18:17:00Z"/>
        </w:rPr>
      </w:pPr>
    </w:p>
    <w:p w14:paraId="14ECCE73" w14:textId="50446D3B" w:rsidR="00DB55A7" w:rsidDel="00366B87" w:rsidRDefault="004A0AD9" w:rsidP="004D4E6C">
      <w:pPr>
        <w:rPr>
          <w:del w:id="46" w:author="Stefan Duprey" w:date="2016-11-10T17:40:00Z"/>
        </w:rPr>
      </w:pPr>
      <w:del w:id="47" w:author="Stefan Duprey" w:date="2016-11-10T17:40:00Z">
        <w:r w:rsidDel="00366B87">
          <w:delText xml:space="preserve">Figure 1 below shows a schematic view of </w:delText>
        </w:r>
        <w:r w:rsidR="00CE4E9B" w:rsidDel="00366B87">
          <w:delText>RDBA</w:delText>
        </w:r>
        <w:r w:rsidDel="00366B87">
          <w:delText xml:space="preserve"> – showcasing the different levels of granularity available for classifying a news event.</w:delText>
        </w:r>
        <w:r w:rsidR="004D4E6C" w:rsidDel="00366B87">
          <w:delText xml:space="preserve"> It scans news sources in real time with coverage spanning </w:delText>
        </w:r>
        <w:commentRangeStart w:id="48"/>
        <w:commentRangeStart w:id="49"/>
        <w:r w:rsidR="004D4E6C" w:rsidDel="00366B87">
          <w:delText xml:space="preserve">more than </w:delText>
        </w:r>
      </w:del>
      <w:del w:id="50" w:author="Stefan Duprey" w:date="2016-11-10T16:58:00Z">
        <w:r w:rsidR="005E004A" w:rsidDel="00525448">
          <w:delText xml:space="preserve">2500 </w:delText>
        </w:r>
      </w:del>
      <w:del w:id="51" w:author="Stefan Duprey" w:date="2016-11-10T16:59:00Z">
        <w:r w:rsidR="005E004A" w:rsidDel="00525448">
          <w:delText xml:space="preserve">financially relevant </w:delText>
        </w:r>
        <w:r w:rsidR="006772B5" w:rsidDel="00525448">
          <w:delText>organizations</w:delText>
        </w:r>
      </w:del>
      <w:del w:id="52" w:author="Stefan Duprey" w:date="2016-11-10T17:40:00Z">
        <w:r w:rsidR="005E004A" w:rsidDel="00366B87">
          <w:delText>, 138</w:delText>
        </w:r>
      </w:del>
      <w:del w:id="53" w:author="Stefan Duprey" w:date="2016-11-10T16:59:00Z">
        <w:r w:rsidR="005E004A" w:rsidDel="00525448">
          <w:delText>0</w:delText>
        </w:r>
      </w:del>
      <w:del w:id="54" w:author="Stefan Duprey" w:date="2016-11-10T17:40:00Z">
        <w:r w:rsidR="005E004A" w:rsidDel="00366B87">
          <w:delText>00 places, 1</w:delText>
        </w:r>
      </w:del>
      <w:del w:id="55" w:author="Stefan Duprey" w:date="2016-11-10T16:59:00Z">
        <w:r w:rsidR="005E004A" w:rsidDel="00525448">
          <w:delText>55</w:delText>
        </w:r>
      </w:del>
      <w:del w:id="56" w:author="Stefan Duprey" w:date="2016-11-10T17:40:00Z">
        <w:r w:rsidR="005E004A" w:rsidDel="00366B87">
          <w:delText xml:space="preserve"> currencies</w:delText>
        </w:r>
        <w:r w:rsidR="004D4E6C" w:rsidDel="00366B87">
          <w:delText xml:space="preserve"> and</w:delText>
        </w:r>
        <w:r w:rsidR="005E004A" w:rsidDel="00366B87">
          <w:delText xml:space="preserve"> 8</w:delText>
        </w:r>
      </w:del>
      <w:del w:id="57" w:author="Stefan Duprey" w:date="2016-11-10T16:59:00Z">
        <w:r w:rsidR="005E004A" w:rsidDel="00525448">
          <w:delText>2</w:delText>
        </w:r>
      </w:del>
      <w:del w:id="58" w:author="Stefan Duprey" w:date="2016-11-10T17:40:00Z">
        <w:r w:rsidR="005E004A" w:rsidDel="00366B87">
          <w:delText xml:space="preserve"> commodities</w:delText>
        </w:r>
        <w:r w:rsidR="004D4E6C" w:rsidDel="00366B87">
          <w:delText xml:space="preserve"> starting from 2000.</w:delText>
        </w:r>
        <w:commentRangeEnd w:id="48"/>
        <w:r w:rsidR="00F15016" w:rsidDel="00366B87">
          <w:rPr>
            <w:rStyle w:val="CommentReference"/>
          </w:rPr>
          <w:commentReference w:id="48"/>
        </w:r>
        <w:commentRangeEnd w:id="49"/>
        <w:r w:rsidR="00525448" w:rsidDel="00366B87">
          <w:rPr>
            <w:rStyle w:val="CommentReference"/>
          </w:rPr>
          <w:commentReference w:id="49"/>
        </w:r>
      </w:del>
    </w:p>
    <w:p w14:paraId="683296D1" w14:textId="6C1F4ADF" w:rsidR="00DB55A7" w:rsidRPr="006772B5" w:rsidDel="00366B87" w:rsidRDefault="00525448" w:rsidP="006772B5">
      <w:pPr>
        <w:rPr>
          <w:del w:id="59" w:author="Stefan Duprey" w:date="2016-11-10T17:40:00Z"/>
          <w:rStyle w:val="SubtitleChar"/>
          <w:rFonts w:eastAsiaTheme="minorEastAsia" w:cstheme="minorBidi"/>
          <w:iCs w:val="0"/>
          <w:spacing w:val="0"/>
          <w:sz w:val="24"/>
          <w:szCs w:val="22"/>
          <w:lang w:eastAsia="zh-CN"/>
        </w:rPr>
      </w:pPr>
      <w:del w:id="60" w:author="Stefan Duprey" w:date="2016-11-10T17:40:00Z">
        <w:r w:rsidDel="00366B87">
          <w:rPr>
            <w:b/>
            <w:noProof/>
            <w:lang w:val="es-ES" w:eastAsia="es-ES"/>
          </w:rPr>
          <w:drawing>
            <wp:anchor distT="0" distB="0" distL="114300" distR="114300" simplePos="0" relativeHeight="251667456" behindDoc="0" locked="0" layoutInCell="1" allowOverlap="1" wp14:anchorId="568B78F7" wp14:editId="6A3E4F90">
              <wp:simplePos x="0" y="0"/>
              <wp:positionH relativeFrom="margin">
                <wp:align>left</wp:align>
              </wp:positionH>
              <wp:positionV relativeFrom="margin">
                <wp:posOffset>1181085</wp:posOffset>
              </wp:positionV>
              <wp:extent cx="6071235" cy="3666490"/>
              <wp:effectExtent l="0" t="0" r="571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1235" cy="3666490"/>
                      </a:xfrm>
                      <a:prstGeom prst="rect">
                        <a:avLst/>
                      </a:prstGeom>
                      <a:noFill/>
                    </pic:spPr>
                  </pic:pic>
                </a:graphicData>
              </a:graphic>
              <wp14:sizeRelH relativeFrom="page">
                <wp14:pctWidth>0</wp14:pctWidth>
              </wp14:sizeRelH>
              <wp14:sizeRelV relativeFrom="page">
                <wp14:pctHeight>0</wp14:pctHeight>
              </wp14:sizeRelV>
            </wp:anchor>
          </w:drawing>
        </w:r>
      </w:del>
    </w:p>
    <w:p w14:paraId="70730E50" w14:textId="59F4A3EB" w:rsidR="004A0AD9" w:rsidDel="00366B87" w:rsidRDefault="004A0AD9" w:rsidP="004A0AD9">
      <w:pPr>
        <w:pStyle w:val="Subtitle"/>
        <w:ind w:left="0"/>
        <w:rPr>
          <w:del w:id="61" w:author="Stefan Duprey" w:date="2016-11-10T17:40:00Z"/>
        </w:rPr>
      </w:pPr>
      <w:del w:id="62" w:author="Stefan Duprey" w:date="2016-11-10T17:40:00Z">
        <w:r w:rsidRPr="00DF36BD" w:rsidDel="00366B87">
          <w:rPr>
            <w:rStyle w:val="SubtitleChar"/>
            <w:b/>
          </w:rPr>
          <w:delText xml:space="preserve">FIGURE 1: </w:delText>
        </w:r>
        <w:r w:rsidR="000A2F3D" w:rsidRPr="00DF36BD" w:rsidDel="00366B87">
          <w:rPr>
            <w:rStyle w:val="SubtitleChar"/>
            <w:b/>
          </w:rPr>
          <w:delText>Rav</w:delText>
        </w:r>
        <w:r w:rsidR="00EB4DD1" w:rsidDel="00366B87">
          <w:rPr>
            <w:rStyle w:val="SubtitleChar"/>
            <w:b/>
          </w:rPr>
          <w:delText>enpack</w:delText>
        </w:r>
        <w:r w:rsidR="000A2F3D" w:rsidRPr="00DF36BD" w:rsidDel="00366B87">
          <w:rPr>
            <w:rStyle w:val="SubtitleChar"/>
            <w:b/>
          </w:rPr>
          <w:delText xml:space="preserve"> News Analytics Schema</w:delText>
        </w:r>
        <w:r w:rsidRPr="00DF36BD" w:rsidDel="00366B87">
          <w:rPr>
            <w:rStyle w:val="SubtitleChar"/>
            <w:b/>
          </w:rPr>
          <w:delText>.</w:delText>
        </w:r>
        <w:r w:rsidRPr="00DF36BD" w:rsidDel="00366B87">
          <w:rPr>
            <w:rStyle w:val="SubtitleChar"/>
          </w:rPr>
          <w:delText xml:space="preserve"> This figure presents a schematic view of RavenPac</w:delText>
        </w:r>
        <w:r w:rsidR="00EB4DD1" w:rsidDel="00366B87">
          <w:rPr>
            <w:rStyle w:val="SubtitleChar"/>
          </w:rPr>
          <w:delText>k</w:delText>
        </w:r>
        <w:r w:rsidRPr="00DF36BD" w:rsidDel="00366B87">
          <w:rPr>
            <w:rStyle w:val="SubtitleChar"/>
          </w:rPr>
          <w:delText xml:space="preserve"> News Analytics 4.0</w:delText>
        </w:r>
        <w:r w:rsidDel="00366B87">
          <w:delText>.</w:delText>
        </w:r>
      </w:del>
    </w:p>
    <w:p w14:paraId="08F909FA" w14:textId="48DDFAE8" w:rsidR="004A0AD9" w:rsidDel="00366B87" w:rsidRDefault="004A0AD9" w:rsidP="004A0AD9">
      <w:pPr>
        <w:pStyle w:val="Subtitle"/>
        <w:spacing w:before="40"/>
        <w:ind w:left="0"/>
        <w:jc w:val="right"/>
        <w:rPr>
          <w:del w:id="63" w:author="Stefan Duprey" w:date="2016-11-10T17:40:00Z"/>
          <w:i/>
        </w:rPr>
      </w:pPr>
      <w:del w:id="64" w:author="Stefan Duprey" w:date="2016-11-10T17:40:00Z">
        <w:r w:rsidRPr="006A0E3F" w:rsidDel="00366B87">
          <w:rPr>
            <w:i/>
          </w:rPr>
          <w:delText xml:space="preserve">Source: RavenPack, </w:delText>
        </w:r>
        <w:r w:rsidR="005A3AE8" w:rsidDel="00366B87">
          <w:rPr>
            <w:i/>
          </w:rPr>
          <w:delText xml:space="preserve">November </w:delText>
        </w:r>
        <w:r w:rsidRPr="006A0E3F" w:rsidDel="00366B87">
          <w:rPr>
            <w:i/>
          </w:rPr>
          <w:delText xml:space="preserve"> 2016</w:delText>
        </w:r>
      </w:del>
    </w:p>
    <w:p w14:paraId="46491A13" w14:textId="2503789F" w:rsidR="004A0AD9" w:rsidDel="00366B87" w:rsidRDefault="004A0AD9" w:rsidP="004A0AD9">
      <w:pPr>
        <w:rPr>
          <w:del w:id="65" w:author="Stefan Duprey" w:date="2016-11-10T17:40:00Z"/>
        </w:rPr>
      </w:pPr>
    </w:p>
    <w:p w14:paraId="2FF8D6EB" w14:textId="55076943" w:rsidR="00DB55A7" w:rsidDel="00366B87" w:rsidRDefault="00DB55A7" w:rsidP="004A0AD9">
      <w:pPr>
        <w:rPr>
          <w:del w:id="66" w:author="Stefan Duprey" w:date="2016-11-10T17:40:00Z"/>
        </w:rPr>
      </w:pPr>
    </w:p>
    <w:p w14:paraId="55139DC0" w14:textId="2A9EC795" w:rsidR="008309AA" w:rsidDel="006C098B" w:rsidRDefault="008309AA" w:rsidP="005B05C8">
      <w:pPr>
        <w:rPr>
          <w:del w:id="67" w:author="Stefan Duprey" w:date="2016-11-10T18:18:00Z"/>
        </w:rPr>
      </w:pPr>
      <w:r>
        <w:t xml:space="preserve">Ravenpack </w:t>
      </w:r>
      <w:ins w:id="68" w:author="Stefan Duprey" w:date="2016-11-10T17:40:00Z">
        <w:r w:rsidR="00366B87">
          <w:t xml:space="preserve">big data </w:t>
        </w:r>
      </w:ins>
      <w:r>
        <w:t xml:space="preserve">analytics </w:t>
      </w:r>
      <w:del w:id="69" w:author="Stefan Duprey" w:date="2016-11-10T17:40:00Z">
        <w:r w:rsidDel="00366B87">
          <w:delText xml:space="preserve">4.0 </w:delText>
        </w:r>
      </w:del>
      <w:r>
        <w:t>possess all the required characteristics to build our market event reaction database:</w:t>
      </w:r>
    </w:p>
    <w:p w14:paraId="65380D5D" w14:textId="77777777" w:rsidR="006C098B" w:rsidRDefault="006C098B" w:rsidP="005B05C8">
      <w:pPr>
        <w:rPr>
          <w:b/>
        </w:rPr>
      </w:pPr>
    </w:p>
    <w:p w14:paraId="058CD0B5" w14:textId="11F2E03E" w:rsidR="008309AA" w:rsidRPr="00520FD1" w:rsidRDefault="008309AA" w:rsidP="00520FD1">
      <w:pPr>
        <w:pStyle w:val="ListParagraph"/>
        <w:numPr>
          <w:ilvl w:val="0"/>
          <w:numId w:val="27"/>
        </w:numPr>
        <w:rPr>
          <w:b/>
        </w:rPr>
      </w:pPr>
      <w:r w:rsidRPr="00520FD1">
        <w:rPr>
          <w:b/>
        </w:rPr>
        <w:t>Ravenpack big data taxonomy:</w:t>
      </w:r>
    </w:p>
    <w:p w14:paraId="3D3AEB30" w14:textId="74B5B42D" w:rsidR="000D7882" w:rsidRDefault="008309AA" w:rsidP="008309AA">
      <w:r>
        <w:t xml:space="preserve">Ravenpack </w:t>
      </w:r>
      <w:r w:rsidR="001D23F3">
        <w:t xml:space="preserve">automated event detection </w:t>
      </w:r>
      <w:ins w:id="70" w:author="Stefan Duprey" w:date="2016-11-10T17:40:00Z">
        <w:r w:rsidR="00366B87">
          <w:t xml:space="preserve">and assignment </w:t>
        </w:r>
      </w:ins>
      <w:del w:id="71" w:author="Stefan Duprey" w:date="2016-11-10T17:41:00Z">
        <w:r w:rsidR="001D23F3" w:rsidDel="00366B87">
          <w:delText>int</w:delText>
        </w:r>
      </w:del>
      <w:ins w:id="72" w:author="Stefan Duprey" w:date="2016-11-10T17:41:00Z">
        <w:r w:rsidR="00366B87">
          <w:t>t</w:t>
        </w:r>
      </w:ins>
      <w:r w:rsidR="001D23F3">
        <w:t xml:space="preserve">o its </w:t>
      </w:r>
      <w:r>
        <w:t xml:space="preserve">hierarchical taxonomy allows you to dive to the most granular level and detect the </w:t>
      </w:r>
      <w:r w:rsidR="000D7882">
        <w:t xml:space="preserve">slightest market moving event for a company. The fine granularity of Ravenpack company specific event taxonomy will prove </w:t>
      </w:r>
      <w:del w:id="73" w:author="Stefan Duprey" w:date="2016-11-14T08:12:00Z">
        <w:r w:rsidR="000D7882" w:rsidDel="00AF257B">
          <w:delText xml:space="preserve">unavoidable </w:delText>
        </w:r>
      </w:del>
      <w:ins w:id="74" w:author="Stefan Duprey" w:date="2016-11-14T08:12:00Z">
        <w:r w:rsidR="00AF257B">
          <w:t xml:space="preserve">fundamental </w:t>
        </w:r>
      </w:ins>
      <w:r w:rsidR="000D7882">
        <w:t xml:space="preserve">to build </w:t>
      </w:r>
      <w:ins w:id="75" w:author="Stefan Duprey" w:date="2016-11-14T08:13:00Z">
        <w:r w:rsidR="00AF257B">
          <w:t>the</w:t>
        </w:r>
      </w:ins>
      <w:del w:id="76" w:author="Stefan Duprey" w:date="2016-11-14T08:13:00Z">
        <w:r w:rsidR="000D7882" w:rsidDel="00AF257B">
          <w:delText>a</w:delText>
        </w:r>
      </w:del>
      <w:r w:rsidR="000D7882">
        <w:t xml:space="preserve"> most profitable calibrated event driven trading strategy.  </w:t>
      </w:r>
    </w:p>
    <w:p w14:paraId="1C7D7BA9" w14:textId="3AFAC8E5" w:rsidR="008309AA" w:rsidDel="00D2013B" w:rsidRDefault="008309AA" w:rsidP="00E87988">
      <w:pPr>
        <w:rPr>
          <w:del w:id="77" w:author="Stefan Duprey" w:date="2016-11-10T17:59:00Z"/>
        </w:rPr>
      </w:pPr>
      <w:r>
        <w:t xml:space="preserve">We here want to emphasize that Ravenpack </w:t>
      </w:r>
      <w:del w:id="78" w:author="Stefan Duprey" w:date="2016-11-10T16:42:00Z">
        <w:r w:rsidDel="00BF4456">
          <w:delText>Version 4.0</w:delText>
        </w:r>
      </w:del>
      <w:ins w:id="79" w:author="Stefan Duprey" w:date="2016-11-10T16:42:00Z">
        <w:r w:rsidR="00BF4456">
          <w:t>Big Data analytics</w:t>
        </w:r>
      </w:ins>
      <w:r>
        <w:t xml:space="preserve"> nearly </w:t>
      </w:r>
      <w:del w:id="80" w:author="Stefan Duprey" w:date="2016-11-10T17:41:00Z">
        <w:r w:rsidDel="00366B87">
          <w:delText xml:space="preserve">doubles </w:delText>
        </w:r>
      </w:del>
      <w:ins w:id="81" w:author="Stefan Duprey" w:date="2016-11-10T17:41:00Z">
        <w:r w:rsidR="00366B87">
          <w:t xml:space="preserve">triples </w:t>
        </w:r>
      </w:ins>
      <w:r>
        <w:t>the number of market-moving events we detect</w:t>
      </w:r>
      <w:ins w:id="82" w:author="Stefan Duprey" w:date="2016-11-10T17:42:00Z">
        <w:r w:rsidR="00366B87">
          <w:t xml:space="preserve"> (up to 6753 categories)</w:t>
        </w:r>
      </w:ins>
      <w:r>
        <w:t>, capturing most of the nuances in language towards a tradable company specific news. This feature will prove mostly relevant to finely assess market reaction</w:t>
      </w:r>
      <w:ins w:id="83" w:author="Stefan Duprey" w:date="2016-11-14T08:13:00Z">
        <w:r w:rsidR="00AF257B">
          <w:t xml:space="preserve"> and make the </w:t>
        </w:r>
      </w:ins>
      <w:ins w:id="84" w:author="Stefan Duprey" w:date="2016-11-14T08:14:00Z">
        <w:r w:rsidR="00AF257B">
          <w:t xml:space="preserve">most </w:t>
        </w:r>
      </w:ins>
      <w:ins w:id="85" w:author="Stefan Duprey" w:date="2016-11-14T08:13:00Z">
        <w:r w:rsidR="00AF257B">
          <w:t>comprehensive e</w:t>
        </w:r>
      </w:ins>
      <w:ins w:id="86" w:author="Stefan Duprey" w:date="2016-11-14T08:14:00Z">
        <w:r w:rsidR="00AF257B">
          <w:t>vent study</w:t>
        </w:r>
      </w:ins>
      <w:ins w:id="87" w:author="Stefan Duprey" w:date="2016-11-10T17:42:00Z">
        <w:r w:rsidR="00366B87">
          <w:t>.</w:t>
        </w:r>
      </w:ins>
      <w:del w:id="88" w:author="Stefan Duprey" w:date="2016-11-10T17:42:00Z">
        <w:r w:rsidR="005E63C8" w:rsidDel="00366B87">
          <w:delText>:</w:delText>
        </w:r>
      </w:del>
    </w:p>
    <w:p w14:paraId="5D86D880" w14:textId="77777777" w:rsidR="005E63C8" w:rsidRPr="005E63C8" w:rsidRDefault="005E63C8" w:rsidP="00E87988"/>
    <w:p w14:paraId="36A36A60" w14:textId="2DA084A6" w:rsidR="00A71797" w:rsidRPr="00520FD1" w:rsidRDefault="0092129B" w:rsidP="00520FD1">
      <w:pPr>
        <w:pStyle w:val="ListParagraph"/>
        <w:numPr>
          <w:ilvl w:val="0"/>
          <w:numId w:val="27"/>
        </w:numPr>
        <w:rPr>
          <w:b/>
        </w:rPr>
      </w:pPr>
      <w:r w:rsidRPr="00520FD1">
        <w:rPr>
          <w:b/>
        </w:rPr>
        <w:t>Ravenpack entities</w:t>
      </w:r>
      <w:r w:rsidR="00A71797" w:rsidRPr="00520FD1">
        <w:rPr>
          <w:b/>
        </w:rPr>
        <w:t>:</w:t>
      </w:r>
    </w:p>
    <w:p w14:paraId="6E76ED77" w14:textId="6A8D398E" w:rsidR="00E17922" w:rsidRPr="005E63C8" w:rsidRDefault="00F15016" w:rsidP="00E87988">
      <w:del w:id="89" w:author="Stefan Duprey" w:date="2016-11-10T17:55:00Z">
        <w:r w:rsidDel="00B61CCD">
          <w:delText xml:space="preserve">Even though </w:delText>
        </w:r>
        <w:r w:rsidR="00E17922" w:rsidRPr="00A67532" w:rsidDel="00B61CCD">
          <w:delText>R</w:delText>
        </w:r>
        <w:r w:rsidR="00E17922" w:rsidDel="00B61CCD">
          <w:delText xml:space="preserve">avenpack </w:delText>
        </w:r>
      </w:del>
      <w:ins w:id="90" w:author="Peter Hafez" w:date="2016-11-10T15:07:00Z">
        <w:del w:id="91" w:author="Stefan Duprey" w:date="2016-11-10T17:55:00Z">
          <w:r w:rsidDel="00B61CCD">
            <w:delText>tracks more than XXX tradable companies</w:delText>
          </w:r>
        </w:del>
      </w:ins>
      <w:del w:id="92" w:author="Stefan Duprey" w:date="2016-11-10T17:55:00Z">
        <w:r w:rsidR="00E17922" w:rsidDel="00B61CCD">
          <w:delText>covers most of R3000 tradable companies allowing a thorough event study capitalization.</w:delText>
        </w:r>
      </w:del>
      <w:ins w:id="93" w:author="Peter Hafez" w:date="2016-11-10T15:08:00Z">
        <w:del w:id="94" w:author="Stefan Duprey" w:date="2016-11-10T17:55:00Z">
          <w:r w:rsidDel="00B61CCD">
            <w:delText>, t</w:delText>
          </w:r>
        </w:del>
      </w:ins>
      <w:del w:id="95" w:author="Stefan Duprey" w:date="2016-11-10T17:55:00Z">
        <w:r w:rsidR="00E17922" w:rsidDel="00B61CCD">
          <w:delText xml:space="preserve"> This study will restrict itself to the </w:delText>
        </w:r>
        <w:commentRangeStart w:id="96"/>
        <w:r w:rsidR="00E17922" w:rsidDel="00B61CCD">
          <w:delText>R</w:delText>
        </w:r>
      </w:del>
      <w:ins w:id="97" w:author="Peter Hafez" w:date="2016-11-10T15:08:00Z">
        <w:del w:id="98" w:author="Stefan Duprey" w:date="2016-11-10T17:55:00Z">
          <w:r w:rsidDel="00B61CCD">
            <w:delText xml:space="preserve">ussell </w:delText>
          </w:r>
        </w:del>
      </w:ins>
      <w:del w:id="99" w:author="Stefan Duprey" w:date="2016-11-10T17:55:00Z">
        <w:r w:rsidR="00E17922" w:rsidDel="00B61CCD">
          <w:delText xml:space="preserve">1000 universe </w:delText>
        </w:r>
      </w:del>
      <w:ins w:id="100" w:author="Peter Hafez" w:date="2016-11-10T15:08:00Z">
        <w:del w:id="101" w:author="Stefan Duprey" w:date="2016-11-10T17:55:00Z">
          <w:r w:rsidDel="00B61CCD">
            <w:delText>to insure sufficient liquidity for intraday trading</w:delText>
          </w:r>
        </w:del>
      </w:ins>
      <w:commentRangeEnd w:id="96"/>
      <w:ins w:id="102" w:author="Peter Hafez" w:date="2016-11-10T15:09:00Z">
        <w:del w:id="103" w:author="Stefan Duprey" w:date="2016-11-10T17:55:00Z">
          <w:r w:rsidDel="00B61CCD">
            <w:rPr>
              <w:rStyle w:val="CommentReference"/>
            </w:rPr>
            <w:commentReference w:id="96"/>
          </w:r>
        </w:del>
      </w:ins>
      <w:ins w:id="104" w:author="Peter Hafez" w:date="2016-11-10T15:08:00Z">
        <w:del w:id="105" w:author="Stefan Duprey" w:date="2016-11-10T17:55:00Z">
          <w:r w:rsidDel="00B61CCD">
            <w:delText>.</w:delText>
          </w:r>
        </w:del>
      </w:ins>
      <w:ins w:id="106" w:author="Stefan Duprey" w:date="2016-11-10T17:55:00Z">
        <w:r w:rsidR="00B61CCD">
          <w:t>Ravenpack</w:t>
        </w:r>
      </w:ins>
      <w:ins w:id="107" w:author="Stefan Duprey" w:date="2016-11-10T17:54:00Z">
        <w:r w:rsidR="00B61CCD" w:rsidRPr="00B61CCD">
          <w:t xml:space="preserve"> news sources </w:t>
        </w:r>
      </w:ins>
      <w:ins w:id="108" w:author="Stefan Duprey" w:date="2016-11-10T17:55:00Z">
        <w:r w:rsidR="00B61CCD">
          <w:t>cover</w:t>
        </w:r>
      </w:ins>
      <w:ins w:id="109" w:author="Stefan Duprey" w:date="2016-11-10T17:54:00Z">
        <w:r w:rsidR="00B61CCD">
          <w:t xml:space="preserve"> spans</w:t>
        </w:r>
        <w:r w:rsidR="00B61CCD" w:rsidRPr="00B61CCD">
          <w:t xml:space="preserve"> more than 41500 companies, 138500 places, 160 currencies and 85 commodities starting from 2000.</w:t>
        </w:r>
        <w:r w:rsidR="00B61CCD" w:rsidRPr="00B61CCD" w:rsidDel="00F15016">
          <w:t xml:space="preserve"> </w:t>
        </w:r>
      </w:ins>
      <w:ins w:id="110" w:author="Stefan Duprey" w:date="2016-11-10T17:56:00Z">
        <w:r w:rsidR="00B61CCD">
          <w:t xml:space="preserve">We will focus our event studies on Russell 1000 universe for </w:t>
        </w:r>
      </w:ins>
      <w:ins w:id="111" w:author="Stefan Duprey" w:date="2016-11-10T17:57:00Z">
        <w:r w:rsidR="00B61CCD">
          <w:t>i</w:t>
        </w:r>
      </w:ins>
      <w:ins w:id="112" w:author="Stefan Duprey" w:date="2016-11-10T17:56:00Z">
        <w:r w:rsidR="00B61CCD">
          <w:t>ts high liquidity.</w:t>
        </w:r>
      </w:ins>
      <w:ins w:id="113" w:author="Stefan Duprey" w:date="2016-11-14T08:14:00Z">
        <w:r w:rsidR="00AF257B">
          <w:t xml:space="preserve"> </w:t>
        </w:r>
      </w:ins>
      <w:del w:id="114" w:author="Peter Hafez" w:date="2016-11-10T15:09:00Z">
        <w:r w:rsidR="00E17922" w:rsidDel="00F15016">
          <w:delText>for liquidity issues: R1000 very liquid universe is perfect for a statistical investigation of market reactions.</w:delText>
        </w:r>
      </w:del>
    </w:p>
    <w:p w14:paraId="5A86EE66" w14:textId="79CAA709" w:rsidR="00F937FA" w:rsidRPr="00520FD1" w:rsidRDefault="00E17922" w:rsidP="00520FD1">
      <w:pPr>
        <w:pStyle w:val="ListParagraph"/>
        <w:numPr>
          <w:ilvl w:val="0"/>
          <w:numId w:val="27"/>
        </w:numPr>
        <w:rPr>
          <w:b/>
        </w:rPr>
      </w:pPr>
      <w:r w:rsidRPr="00520FD1">
        <w:rPr>
          <w:b/>
        </w:rPr>
        <w:t>Historical data:</w:t>
      </w:r>
      <w:r w:rsidR="00F937FA" w:rsidRPr="00520FD1">
        <w:rPr>
          <w:b/>
        </w:rPr>
        <w:t xml:space="preserve"> </w:t>
      </w:r>
    </w:p>
    <w:p w14:paraId="68250A3F" w14:textId="789F0A14" w:rsidR="004300AF" w:rsidRDefault="00F937FA" w:rsidP="00AF257B">
      <w:commentRangeStart w:id="115"/>
      <w:commentRangeStart w:id="116"/>
      <w:r>
        <w:t xml:space="preserve">Up to 16 year of millisecond time-stamped data available for market reaction profile construction. </w:t>
      </w:r>
      <w:r w:rsidR="00E87988">
        <w:t xml:space="preserve">To evaluate our profiles, we </w:t>
      </w:r>
      <w:r>
        <w:t xml:space="preserve">will </w:t>
      </w:r>
      <w:r w:rsidR="00E87988">
        <w:t>consider RavenPack data spanning a period of 10 years covering</w:t>
      </w:r>
      <w:r w:rsidR="00E87988" w:rsidRPr="00A67532">
        <w:t xml:space="preserve"> 200</w:t>
      </w:r>
      <w:r w:rsidR="00E87988">
        <w:t xml:space="preserve">7 through 2016. </w:t>
      </w:r>
      <w:commentRangeEnd w:id="115"/>
      <w:ins w:id="117" w:author="Stefan Duprey" w:date="2016-11-14T08:16:00Z">
        <w:r w:rsidR="00AF257B">
          <w:t xml:space="preserve">This historical availability is a key feature to help you build and backtest event driven strategy. </w:t>
        </w:r>
      </w:ins>
      <w:del w:id="118" w:author="Stefan Duprey" w:date="2016-11-14T08:16:00Z">
        <w:r w:rsidR="00F15016" w:rsidDel="00AF257B">
          <w:rPr>
            <w:rStyle w:val="CommentReference"/>
          </w:rPr>
          <w:commentReference w:id="115"/>
        </w:r>
        <w:commentRangeEnd w:id="116"/>
        <w:r w:rsidR="00AB2D2B" w:rsidRPr="00AF257B" w:rsidDel="00AF257B">
          <w:rPr>
            <w:rStyle w:val="CommentReference"/>
          </w:rPr>
          <w:commentReference w:id="116"/>
        </w:r>
      </w:del>
      <w:ins w:id="119" w:author="Stefan Duprey" w:date="2016-11-14T08:16:00Z">
        <w:r w:rsidR="00AF257B" w:rsidDel="00AF257B">
          <w:rPr>
            <w:rStyle w:val="CommentReference"/>
          </w:rPr>
          <w:t xml:space="preserve"> </w:t>
        </w:r>
      </w:ins>
    </w:p>
    <w:p w14:paraId="7296EF39" w14:textId="178A72E3" w:rsidR="00E87988" w:rsidRPr="00520FD1" w:rsidRDefault="00A71797" w:rsidP="00AF257B">
      <w:pPr>
        <w:pStyle w:val="ListParagraph"/>
        <w:numPr>
          <w:ilvl w:val="0"/>
          <w:numId w:val="27"/>
        </w:numPr>
        <w:rPr>
          <w:b/>
        </w:rPr>
      </w:pPr>
      <w:r w:rsidRPr="00520FD1">
        <w:rPr>
          <w:b/>
        </w:rPr>
        <w:t xml:space="preserve">Ravenpack </w:t>
      </w:r>
      <w:r w:rsidR="00E579F5" w:rsidRPr="00520FD1">
        <w:rPr>
          <w:b/>
        </w:rPr>
        <w:t>real time feed:</w:t>
      </w:r>
    </w:p>
    <w:p w14:paraId="7B4FD722" w14:textId="329917A6" w:rsidR="00E17922" w:rsidRDefault="00F937FA" w:rsidP="00AF257B">
      <w:r>
        <w:t xml:space="preserve">All news article are assessed within milliseconds of receipt and the resulting data is </w:t>
      </w:r>
      <w:r w:rsidR="00E17922">
        <w:t>immediately pushed to the user, which is an</w:t>
      </w:r>
      <w:r w:rsidR="0092129B" w:rsidRPr="00E87988">
        <w:t xml:space="preserve"> essential com</w:t>
      </w:r>
      <w:r w:rsidR="00E17922">
        <w:t>ponent of intraday news trading: processing</w:t>
      </w:r>
      <w:r w:rsidR="0092129B" w:rsidRPr="00E87988">
        <w:t xml:space="preserve"> velocity. </w:t>
      </w:r>
      <w:r w:rsidR="00E17922">
        <w:t xml:space="preserve"> We are collocated with our news feed provider and electronics markets thus guaranteeing to</w:t>
      </w:r>
      <w:r w:rsidR="00E17922" w:rsidRPr="00E17922">
        <w:t xml:space="preserve"> </w:t>
      </w:r>
      <w:r w:rsidR="00E17922">
        <w:t xml:space="preserve">process and </w:t>
      </w:r>
      <w:r w:rsidR="00E17922" w:rsidRPr="00E17922">
        <w:t xml:space="preserve">deliver the </w:t>
      </w:r>
      <w:r w:rsidR="00E17922">
        <w:t xml:space="preserve">news </w:t>
      </w:r>
      <w:r w:rsidR="00E17922" w:rsidRPr="00E17922">
        <w:t xml:space="preserve">analytics </w:t>
      </w:r>
      <w:r w:rsidR="00E17922">
        <w:t>to a machine readable structured content within 200-250 milliseconds</w:t>
      </w:r>
      <w:r w:rsidR="00E17922" w:rsidRPr="00E17922">
        <w:t xml:space="preserve"> form the moment we receive the news</w:t>
      </w:r>
      <w:r w:rsidR="00E17922">
        <w:t xml:space="preserve"> </w:t>
      </w:r>
    </w:p>
    <w:p w14:paraId="2E9CCBB7" w14:textId="34871ED5" w:rsidR="0092129B" w:rsidRPr="005E63C8" w:rsidRDefault="0092129B" w:rsidP="00E87988">
      <w:pPr>
        <w:rPr>
          <w:b/>
        </w:rPr>
      </w:pPr>
      <w:r w:rsidRPr="00E87988">
        <w:t>As we see in many profiles, a significant jump happens at the very event minute. The sooner the reaction the greater the return you might capture</w:t>
      </w:r>
      <w:ins w:id="120" w:author="Stefan Duprey" w:date="2016-11-14T08:18:00Z">
        <w:r w:rsidR="00AF257B">
          <w:t>: being timely is the essence of a good event-driven trading strategy.</w:t>
        </w:r>
      </w:ins>
      <w:del w:id="121" w:author="Stefan Duprey" w:date="2016-11-14T08:18:00Z">
        <w:r w:rsidRPr="00E87988" w:rsidDel="00AF257B">
          <w:delText>.</w:delText>
        </w:r>
      </w:del>
    </w:p>
    <w:p w14:paraId="7AD138C6" w14:textId="798117A6" w:rsidR="004300AF" w:rsidRPr="00520FD1" w:rsidRDefault="004300AF" w:rsidP="00520FD1">
      <w:pPr>
        <w:pStyle w:val="ListParagraph"/>
        <w:numPr>
          <w:ilvl w:val="0"/>
          <w:numId w:val="27"/>
        </w:numPr>
        <w:rPr>
          <w:b/>
        </w:rPr>
      </w:pPr>
      <w:r w:rsidRPr="00520FD1">
        <w:rPr>
          <w:b/>
        </w:rPr>
        <w:t>Ravenpack analytics:</w:t>
      </w:r>
    </w:p>
    <w:p w14:paraId="474D35ED" w14:textId="58FC7F8F" w:rsidR="00520FD1" w:rsidRDefault="001D23F3" w:rsidP="00E87988">
      <w:pPr>
        <w:rPr>
          <w:ins w:id="122" w:author="Stefan Duprey" w:date="2016-11-14T08:22:00Z"/>
        </w:rPr>
      </w:pPr>
      <w:r>
        <w:t xml:space="preserve">Ravenpack applies entity and event specific relevance, novelty and sentiment scores to all events using proprietary techniques. This paper will show </w:t>
      </w:r>
      <w:del w:id="123" w:author="Stefan Duprey" w:date="2016-11-14T08:18:00Z">
        <w:r w:rsidDel="00AF257B">
          <w:delText xml:space="preserve">how </w:delText>
        </w:r>
      </w:del>
      <w:ins w:id="124" w:author="Stefan Duprey" w:date="2016-11-14T08:18:00Z">
        <w:r w:rsidR="00AF257B">
          <w:t xml:space="preserve">the </w:t>
        </w:r>
      </w:ins>
      <w:r>
        <w:t>importan</w:t>
      </w:r>
      <w:ins w:id="125" w:author="Stefan Duprey" w:date="2016-11-14T08:18:00Z">
        <w:r w:rsidR="00AF257B">
          <w:t xml:space="preserve">ce of </w:t>
        </w:r>
      </w:ins>
      <w:del w:id="126" w:author="Stefan Duprey" w:date="2016-11-14T08:18:00Z">
        <w:r w:rsidDel="00AF257B">
          <w:delText xml:space="preserve">t </w:delText>
        </w:r>
      </w:del>
      <w:r>
        <w:t>th</w:t>
      </w:r>
      <w:ins w:id="127" w:author="Stefan Duprey" w:date="2016-11-14T08:18:00Z">
        <w:r w:rsidR="00AF257B">
          <w:t>o</w:t>
        </w:r>
      </w:ins>
      <w:del w:id="128" w:author="Stefan Duprey" w:date="2016-11-14T08:18:00Z">
        <w:r w:rsidDel="00AF257B">
          <w:delText>i</w:delText>
        </w:r>
      </w:del>
      <w:r>
        <w:t>s</w:t>
      </w:r>
      <w:ins w:id="129" w:author="Stefan Duprey" w:date="2016-11-14T08:18:00Z">
        <w:r w:rsidR="00AF257B">
          <w:t>e</w:t>
        </w:r>
      </w:ins>
      <w:r>
        <w:t xml:space="preserve"> analytics </w:t>
      </w:r>
      <w:del w:id="130" w:author="Stefan Duprey" w:date="2016-11-14T08:18:00Z">
        <w:r w:rsidDel="00AF257B">
          <w:delText xml:space="preserve">is </w:delText>
        </w:r>
      </w:del>
      <w:r>
        <w:t>to assess the market reaction:</w:t>
      </w:r>
      <w:ins w:id="131" w:author="Stefan Duprey" w:date="2016-11-14T08:16:00Z">
        <w:r w:rsidR="00AF257B">
          <w:t xml:space="preserve"> we will see how Ravenpack analytics like news novelty or</w:t>
        </w:r>
      </w:ins>
      <w:r>
        <w:t xml:space="preserve"> the more novel a news is, the more the market will move. The </w:t>
      </w:r>
      <w:r w:rsidR="009C7531">
        <w:t>more relevant the event is,</w:t>
      </w:r>
      <w:r>
        <w:t xml:space="preserve"> the more the market will move.  The higher our sentiment is</w:t>
      </w:r>
      <w:r w:rsidR="009C7531">
        <w:t>, the more the market will move.</w:t>
      </w:r>
    </w:p>
    <w:p w14:paraId="69B66790" w14:textId="77777777" w:rsidR="00EE07F1" w:rsidRDefault="00EE07F1" w:rsidP="00E87988">
      <w:pPr>
        <w:rPr>
          <w:ins w:id="132" w:author="Stefan Duprey" w:date="2016-11-14T08:22:00Z"/>
        </w:rPr>
      </w:pPr>
    </w:p>
    <w:p w14:paraId="15AFFE9E" w14:textId="77777777" w:rsidR="00EE07F1" w:rsidRDefault="00EE07F1" w:rsidP="00E87988"/>
    <w:p w14:paraId="581277D4" w14:textId="25FA89F0" w:rsidR="00E87988" w:rsidRPr="00520FD1" w:rsidRDefault="0092129B" w:rsidP="00520FD1">
      <w:pPr>
        <w:pStyle w:val="ListParagraph"/>
        <w:numPr>
          <w:ilvl w:val="0"/>
          <w:numId w:val="27"/>
        </w:numPr>
        <w:rPr>
          <w:b/>
        </w:rPr>
      </w:pPr>
      <w:r w:rsidRPr="00520FD1">
        <w:rPr>
          <w:b/>
        </w:rPr>
        <w:lastRenderedPageBreak/>
        <w:t>Ravenpack premium sources</w:t>
      </w:r>
      <w:r w:rsidR="00E579F5" w:rsidRPr="00520FD1">
        <w:rPr>
          <w:b/>
        </w:rPr>
        <w:t>:</w:t>
      </w:r>
    </w:p>
    <w:p w14:paraId="07D5138D" w14:textId="77777777" w:rsidR="007B0D2D" w:rsidRDefault="009C7531" w:rsidP="00E87988">
      <w:pPr>
        <w:rPr>
          <w:ins w:id="133" w:author="Stefan Duprey" w:date="2016-11-14T08:24:00Z"/>
        </w:rPr>
      </w:pPr>
      <w:r>
        <w:t xml:space="preserve">And last but not least, the power of analytics, velocity, </w:t>
      </w:r>
      <w:r w:rsidR="00520FD1">
        <w:t>and refined</w:t>
      </w:r>
      <w:r>
        <w:t xml:space="preserve"> taxonomy would be nothing without Ravenpack broad scope of high quality financial </w:t>
      </w:r>
      <w:r w:rsidR="00520FD1">
        <w:t>news provider</w:t>
      </w:r>
      <w:r>
        <w:t>.</w:t>
      </w:r>
      <w:r w:rsidR="00F85567">
        <w:t xml:space="preserve"> Each of those sources focus on certain specific and brings its expertise which when aggregated through Ravenpack brings the great quality our data has always shown.</w:t>
      </w:r>
      <w:r w:rsidR="007B0D2D">
        <w:t xml:space="preserve">  </w:t>
      </w:r>
    </w:p>
    <w:p w14:paraId="647496BE" w14:textId="7BDD4F54" w:rsidR="00EE07F1" w:rsidRDefault="00EE07F1" w:rsidP="00E87988">
      <w:ins w:id="134" w:author="Stefan Duprey" w:date="2016-11-14T08:24:00Z">
        <w:r>
          <w:t xml:space="preserve">We will split up our sources study in two different specific types: Dow Jones news, Premium pack and news content. </w:t>
        </w:r>
      </w:ins>
    </w:p>
    <w:p w14:paraId="1B6C66FD" w14:textId="430BEB0C" w:rsidR="00F85567" w:rsidDel="001B3E0B" w:rsidRDefault="007B0D2D" w:rsidP="00E87988">
      <w:pPr>
        <w:rPr>
          <w:del w:id="135" w:author="Stefan Duprey" w:date="2016-11-11T09:01:00Z"/>
        </w:rPr>
      </w:pPr>
      <w:del w:id="136" w:author="Stefan Duprey" w:date="2016-11-11T09:03:00Z">
        <w:r w:rsidDel="00362EE0">
          <w:delText>For instance</w:delText>
        </w:r>
      </w:del>
      <w:ins w:id="137" w:author="Stefan Duprey" w:date="2016-11-11T09:03:00Z">
        <w:r w:rsidR="00362EE0">
          <w:t>We will show that Ravenpack Premium pack</w:t>
        </w:r>
      </w:ins>
      <w:del w:id="138" w:author="Stefan Duprey" w:date="2016-11-11T09:03:00Z">
        <w:r w:rsidDel="00362EE0">
          <w:delText>,</w:delText>
        </w:r>
      </w:del>
      <w:ins w:id="139" w:author="Stefan Duprey" w:date="2016-11-11T09:03:00Z">
        <w:r w:rsidR="00362EE0">
          <w:t xml:space="preserve"> (containing </w:t>
        </w:r>
      </w:ins>
      <w:del w:id="140" w:author="Stefan Duprey" w:date="2016-11-11T09:03:00Z">
        <w:r w:rsidDel="00362EE0">
          <w:delText xml:space="preserve"> </w:delText>
        </w:r>
      </w:del>
      <w:r>
        <w:t>Benzinga</w:t>
      </w:r>
      <w:ins w:id="141" w:author="Stefan Duprey" w:date="2016-11-11T09:03:00Z">
        <w:r w:rsidR="00362EE0">
          <w:t xml:space="preserve">, </w:t>
        </w:r>
      </w:ins>
      <w:del w:id="142" w:author="Stefan Duprey" w:date="2016-11-11T09:03:00Z">
        <w:r w:rsidDel="00362EE0">
          <w:delText xml:space="preserve"> and </w:delText>
        </w:r>
      </w:del>
      <w:r>
        <w:t>The Fly</w:t>
      </w:r>
      <w:ins w:id="143" w:author="Stefan Duprey" w:date="2016-11-14T08:23:00Z">
        <w:r w:rsidR="00EE07F1">
          <w:t>,</w:t>
        </w:r>
      </w:ins>
      <w:ins w:id="144" w:author="Stefan Duprey" w:date="2016-11-14T08:25:00Z">
        <w:r w:rsidR="009E7B65">
          <w:t xml:space="preserve"> </w:t>
        </w:r>
      </w:ins>
      <w:ins w:id="145" w:author="Stefan Duprey" w:date="2016-11-14T08:23:00Z">
        <w:r w:rsidR="00EE07F1">
          <w:t>MT_Newswire, FX_Street_News, Alliance News, Ticker report and SleekMoney</w:t>
        </w:r>
      </w:ins>
      <w:ins w:id="146" w:author="Stefan Duprey" w:date="2016-11-11T09:03:00Z">
        <w:r w:rsidR="00362EE0">
          <w:t>)</w:t>
        </w:r>
      </w:ins>
      <w:r>
        <w:t xml:space="preserve"> brings great value through their </w:t>
      </w:r>
      <w:ins w:id="147" w:author="Stefan Duprey" w:date="2016-11-14T08:26:00Z">
        <w:r w:rsidR="009E7B65">
          <w:t xml:space="preserve">specific expertise, especially their </w:t>
        </w:r>
      </w:ins>
      <w:r>
        <w:t>exclusive scoop to our M&amp;A, analyst ratings and earnings groups. This result will be highlighted later when ranking our profiles per sources. We will see that those sources add real value for analyst ratings and merger and acquisition</w:t>
      </w:r>
      <w:r w:rsidR="00F85567">
        <w:rPr>
          <w:rStyle w:val="Emphasis"/>
          <w:rFonts w:ascii="Arial" w:hAnsi="Arial"/>
          <w:color w:val="333333"/>
          <w:sz w:val="27"/>
          <w:szCs w:val="27"/>
          <w:shd w:val="clear" w:color="auto" w:fill="FFFFFF"/>
        </w:rPr>
        <w:t>.</w:t>
      </w:r>
      <w:r>
        <w:rPr>
          <w:rStyle w:val="Emphasis"/>
          <w:rFonts w:ascii="Arial" w:hAnsi="Arial"/>
          <w:color w:val="333333"/>
          <w:sz w:val="27"/>
          <w:szCs w:val="27"/>
          <w:shd w:val="clear" w:color="auto" w:fill="FFFFFF"/>
        </w:rPr>
        <w:t xml:space="preserve">  </w:t>
      </w:r>
    </w:p>
    <w:p w14:paraId="28B7B893" w14:textId="379CB74C" w:rsidR="00F85567" w:rsidDel="001B3E0B" w:rsidRDefault="00F85567" w:rsidP="00E87988">
      <w:pPr>
        <w:rPr>
          <w:del w:id="148" w:author="Stefan Duprey" w:date="2016-11-11T09:01:00Z"/>
        </w:rPr>
      </w:pPr>
    </w:p>
    <w:p w14:paraId="6DE05C9F" w14:textId="798C4A13" w:rsidR="009C7531" w:rsidRDefault="009C7531" w:rsidP="00E87988"/>
    <w:p w14:paraId="15ADDDEE" w14:textId="040B3840" w:rsidR="004A0AD9" w:rsidRDefault="00E87988" w:rsidP="004A0AD9">
      <w:pPr>
        <w:pStyle w:val="Heading2"/>
        <w:numPr>
          <w:ilvl w:val="1"/>
          <w:numId w:val="16"/>
        </w:numPr>
      </w:pPr>
      <w:r>
        <w:t>Trading volum</w:t>
      </w:r>
      <w:r w:rsidR="004A0AD9">
        <w:t>e and Pricing Data</w:t>
      </w:r>
    </w:p>
    <w:p w14:paraId="720D6AE3" w14:textId="4B6CB1B1" w:rsidR="004A0AD9" w:rsidRDefault="00CD3AC3" w:rsidP="004A0AD9">
      <w:r>
        <w:t xml:space="preserve">As we focus on intraday trading patterns, </w:t>
      </w:r>
      <w:r w:rsidR="004A0AD9">
        <w:t>we use mi</w:t>
      </w:r>
      <w:r>
        <w:t>nute data provided by Algoseek for our Russell 1000 universe. Those minutes contain standard Open-High-Low-Close prices and trading volumes. We derive from them minutes return, volatility and volume.</w:t>
      </w:r>
    </w:p>
    <w:p w14:paraId="07CA7224" w14:textId="7C7D2809" w:rsidR="004A0AD9" w:rsidRPr="006C098B" w:rsidRDefault="004A0AD9">
      <w:pPr>
        <w:pStyle w:val="Heading1"/>
      </w:pPr>
      <w:r w:rsidRPr="006C098B">
        <w:t xml:space="preserve">3. </w:t>
      </w:r>
      <w:r w:rsidR="009C2908" w:rsidRPr="006C098B">
        <w:t>Intraday event minute study methodology</w:t>
      </w:r>
    </w:p>
    <w:p w14:paraId="7C89834D" w14:textId="6875E0B8" w:rsidR="004A0AD9" w:rsidRDefault="004E5F57" w:rsidP="004A0AD9">
      <w:pPr>
        <w:pStyle w:val="Heading2"/>
      </w:pPr>
      <w:r>
        <w:rPr>
          <w:noProof/>
          <w:lang w:val="es-ES" w:eastAsia="es-ES"/>
        </w:rPr>
        <w:drawing>
          <wp:anchor distT="0" distB="0" distL="114300" distR="114300" simplePos="0" relativeHeight="251680768" behindDoc="0" locked="0" layoutInCell="1" allowOverlap="1" wp14:anchorId="34A420D6" wp14:editId="3F4CCDC3">
            <wp:simplePos x="0" y="0"/>
            <wp:positionH relativeFrom="margin">
              <wp:align>center</wp:align>
            </wp:positionH>
            <wp:positionV relativeFrom="page">
              <wp:posOffset>5913563</wp:posOffset>
            </wp:positionV>
            <wp:extent cx="2331720" cy="381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1720" cy="381000"/>
                    </a:xfrm>
                    <a:prstGeom prst="rect">
                      <a:avLst/>
                    </a:prstGeom>
                  </pic:spPr>
                </pic:pic>
              </a:graphicData>
            </a:graphic>
            <wp14:sizeRelH relativeFrom="margin">
              <wp14:pctWidth>0</wp14:pctWidth>
            </wp14:sizeRelH>
            <wp14:sizeRelV relativeFrom="margin">
              <wp14:pctHeight>0</wp14:pctHeight>
            </wp14:sizeRelV>
          </wp:anchor>
        </w:drawing>
      </w:r>
      <w:r w:rsidR="004A0AD9">
        <w:t xml:space="preserve">3.1 </w:t>
      </w:r>
      <w:r w:rsidR="007541FF" w:rsidRPr="007541FF">
        <w:t>Abnormal returns definition</w:t>
      </w:r>
    </w:p>
    <w:p w14:paraId="41B9BB04" w14:textId="6DBDCB78" w:rsidR="007541FF" w:rsidRDefault="007541FF" w:rsidP="004A0AD9">
      <w:r w:rsidRPr="007541FF">
        <w:t>Abnormal returns are the crucial measure to assess the impact of an event. The general idea of this measure is to isolate the effect of the event from other general market movements. The abnormal return is defined as the difference of the realized return and the expected return given the absence of the event.</w:t>
      </w:r>
    </w:p>
    <w:p w14:paraId="083B0DD4" w14:textId="3D3D1788" w:rsidR="007541FF" w:rsidRDefault="007541FF" w:rsidP="007541FF">
      <w:r>
        <w:t xml:space="preserve">The expected return is usually called "normal return" in academic literature and is by definition unconditional on the event. </w:t>
      </w:r>
    </w:p>
    <w:p w14:paraId="5C8E384F" w14:textId="76BEEC79" w:rsidR="007541FF" w:rsidRDefault="007541FF" w:rsidP="007541FF">
      <w:r>
        <w:t>This normal return is to be modelled and conditioned on a separate information set, whose definition might vary.</w:t>
      </w:r>
    </w:p>
    <w:p w14:paraId="41CA068A" w14:textId="5D893B9D" w:rsidR="007541FF" w:rsidRDefault="007541FF" w:rsidP="00830F8E">
      <w:pPr>
        <w:rPr>
          <w:noProof/>
          <w:lang w:eastAsia="es-ES"/>
        </w:rPr>
      </w:pPr>
      <w:r>
        <w:t>The definition of this past pre-event asset returns set leads to various models for the normal return.</w:t>
      </w:r>
      <w:r w:rsidRPr="007541FF">
        <w:rPr>
          <w:noProof/>
          <w:lang w:eastAsia="es-ES"/>
        </w:rPr>
        <w:t xml:space="preserve"> </w:t>
      </w:r>
    </w:p>
    <w:p w14:paraId="7E69AE8D" w14:textId="32D2D6DA" w:rsidR="007541FF" w:rsidRDefault="007541FF" w:rsidP="007541FF">
      <w:pPr>
        <w:pStyle w:val="Heading2"/>
      </w:pPr>
      <w:r>
        <w:lastRenderedPageBreak/>
        <w:t>3.</w:t>
      </w:r>
      <w:r w:rsidR="00575A6D">
        <w:t>2</w:t>
      </w:r>
      <w:r>
        <w:t xml:space="preserve"> </w:t>
      </w:r>
      <w:r w:rsidR="00830F8E">
        <w:t>Abnorma</w:t>
      </w:r>
      <w:r w:rsidRPr="007541FF">
        <w:t xml:space="preserve">l </w:t>
      </w:r>
      <w:r w:rsidR="00F95B25">
        <w:t>volume and volatility</w:t>
      </w:r>
    </w:p>
    <w:p w14:paraId="769A556C" w14:textId="027DC390" w:rsidR="007541FF" w:rsidRDefault="007541FF" w:rsidP="007541FF">
      <w:pPr>
        <w:rPr>
          <w:noProof/>
          <w:lang w:eastAsia="es-ES"/>
        </w:rPr>
      </w:pPr>
      <w:r>
        <w:rPr>
          <w:noProof/>
          <w:lang w:eastAsia="es-ES"/>
        </w:rPr>
        <w:t>O</w:t>
      </w:r>
      <w:r w:rsidR="00F95B25">
        <w:rPr>
          <w:noProof/>
          <w:lang w:eastAsia="es-ES"/>
        </w:rPr>
        <w:t>ne o</w:t>
      </w:r>
      <w:r>
        <w:rPr>
          <w:noProof/>
          <w:lang w:eastAsia="es-ES"/>
        </w:rPr>
        <w:t xml:space="preserve">ther very important aspects of intraday high frequency trading (others than to which extent high-frequency movements affect returns) are volatility, liquidity, trading sizes, imbalances and spread. We will here focus mainly on </w:t>
      </w:r>
      <w:ins w:id="149" w:author="Stefan Duprey" w:date="2016-11-14T08:27:00Z">
        <w:r w:rsidR="00321F5C">
          <w:rPr>
            <w:noProof/>
            <w:lang w:eastAsia="es-ES"/>
          </w:rPr>
          <w:t xml:space="preserve">volatility </w:t>
        </w:r>
      </w:ins>
      <w:commentRangeStart w:id="150"/>
      <w:commentRangeStart w:id="151"/>
      <w:del w:id="152" w:author="Stefan Duprey" w:date="2016-11-14T08:27:00Z">
        <w:r w:rsidDel="00321F5C">
          <w:rPr>
            <w:noProof/>
            <w:lang w:eastAsia="es-ES"/>
          </w:rPr>
          <w:delText xml:space="preserve">trading volume </w:delText>
        </w:r>
      </w:del>
      <w:commentRangeEnd w:id="150"/>
      <w:r w:rsidR="00646DEB">
        <w:rPr>
          <w:rStyle w:val="CommentReference"/>
        </w:rPr>
        <w:commentReference w:id="150"/>
      </w:r>
      <w:commentRangeEnd w:id="151"/>
      <w:r w:rsidR="00BF4456">
        <w:rPr>
          <w:rStyle w:val="CommentReference"/>
        </w:rPr>
        <w:commentReference w:id="151"/>
      </w:r>
      <w:r>
        <w:rPr>
          <w:noProof/>
          <w:lang w:eastAsia="es-ES"/>
        </w:rPr>
        <w:t xml:space="preserve">(as a proxy for liquidity, size and spread) </w:t>
      </w:r>
    </w:p>
    <w:p w14:paraId="5839B36B" w14:textId="57540343" w:rsidR="00F95B25" w:rsidRDefault="007541FF" w:rsidP="007541FF">
      <w:pPr>
        <w:rPr>
          <w:noProof/>
          <w:lang w:eastAsia="es-ES"/>
        </w:rPr>
      </w:pPr>
      <w:r>
        <w:rPr>
          <w:noProof/>
          <w:lang w:eastAsia="es-ES"/>
        </w:rPr>
        <w:t xml:space="preserve">and </w:t>
      </w:r>
      <w:ins w:id="153" w:author="Stefan Duprey" w:date="2016-11-14T08:27:00Z">
        <w:r w:rsidR="00321F5C">
          <w:rPr>
            <w:noProof/>
            <w:lang w:eastAsia="es-ES"/>
          </w:rPr>
          <w:t>trading volume</w:t>
        </w:r>
        <w:r w:rsidR="00321F5C" w:rsidDel="00321F5C">
          <w:rPr>
            <w:noProof/>
            <w:lang w:eastAsia="es-ES"/>
          </w:rPr>
          <w:t xml:space="preserve"> </w:t>
        </w:r>
      </w:ins>
      <w:del w:id="154" w:author="Stefan Duprey" w:date="2016-11-14T08:27:00Z">
        <w:r w:rsidDel="00321F5C">
          <w:rPr>
            <w:noProof/>
            <w:lang w:eastAsia="es-ES"/>
          </w:rPr>
          <w:delText xml:space="preserve">volatility </w:delText>
        </w:r>
      </w:del>
      <w:r>
        <w:rPr>
          <w:noProof/>
          <w:lang w:eastAsia="es-ES"/>
        </w:rPr>
        <w:t>at the minute level.</w:t>
      </w:r>
    </w:p>
    <w:p w14:paraId="4C2D43BE" w14:textId="4B423912" w:rsidR="00F95B25" w:rsidRDefault="00536125" w:rsidP="007541FF">
      <w:pPr>
        <w:rPr>
          <w:ins w:id="155" w:author="Stefan Duprey" w:date="2016-11-10T18:00:00Z"/>
          <w:noProof/>
          <w:lang w:eastAsia="es-ES"/>
        </w:rPr>
      </w:pPr>
      <w:r>
        <w:rPr>
          <w:noProof/>
          <w:lang w:val="es-ES" w:eastAsia="es-ES"/>
        </w:rPr>
        <w:drawing>
          <wp:anchor distT="0" distB="0" distL="114300" distR="114300" simplePos="0" relativeHeight="251682816" behindDoc="0" locked="0" layoutInCell="1" allowOverlap="1" wp14:anchorId="02D50ABE" wp14:editId="04212150">
            <wp:simplePos x="0" y="0"/>
            <wp:positionH relativeFrom="margin">
              <wp:posOffset>1743739</wp:posOffset>
            </wp:positionH>
            <wp:positionV relativeFrom="paragraph">
              <wp:posOffset>298022</wp:posOffset>
            </wp:positionV>
            <wp:extent cx="2280285" cy="1179830"/>
            <wp:effectExtent l="0" t="0" r="5715" b="127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0285" cy="1179830"/>
                    </a:xfrm>
                    <a:prstGeom prst="rect">
                      <a:avLst/>
                    </a:prstGeom>
                  </pic:spPr>
                </pic:pic>
              </a:graphicData>
            </a:graphic>
            <wp14:sizeRelH relativeFrom="margin">
              <wp14:pctWidth>0</wp14:pctWidth>
            </wp14:sizeRelH>
            <wp14:sizeRelV relativeFrom="margin">
              <wp14:pctHeight>0</wp14:pctHeight>
            </wp14:sizeRelV>
          </wp:anchor>
        </w:drawing>
      </w:r>
      <w:del w:id="156" w:author="Stefan Duprey" w:date="2016-11-14T08:29:00Z">
        <w:r w:rsidR="00F95B25" w:rsidDel="003244B3">
          <w:rPr>
            <w:noProof/>
            <w:lang w:eastAsia="es-ES"/>
          </w:rPr>
          <w:delText>F</w:delText>
        </w:r>
        <w:r w:rsidR="00F95B25" w:rsidRPr="00F95B25" w:rsidDel="003244B3">
          <w:rPr>
            <w:noProof/>
            <w:lang w:eastAsia="es-ES"/>
          </w:rPr>
          <w:delText>or a bucket of d minutes, we</w:delText>
        </w:r>
      </w:del>
      <w:ins w:id="157" w:author="Stefan Duprey" w:date="2016-11-14T08:29:00Z">
        <w:r w:rsidR="003244B3" w:rsidRPr="003244B3">
          <w:rPr>
            <w:noProof/>
            <w:lang w:eastAsia="es-ES"/>
            <w:rPrChange w:id="158" w:author="Stefan Duprey" w:date="2016-11-14T08:30:00Z">
              <w:rPr>
                <w:noProof/>
                <w:lang w:val="es-ES" w:eastAsia="es-ES"/>
              </w:rPr>
            </w:rPrChange>
          </w:rPr>
          <w:t>We</w:t>
        </w:r>
      </w:ins>
      <w:r w:rsidR="00F95B25" w:rsidRPr="00F95B25">
        <w:rPr>
          <w:noProof/>
          <w:lang w:eastAsia="es-ES"/>
        </w:rPr>
        <w:t xml:space="preserve"> define </w:t>
      </w:r>
      <w:ins w:id="159" w:author="Stefan Duprey" w:date="2016-11-10T18:00:00Z">
        <w:r w:rsidR="00D81DF0">
          <w:rPr>
            <w:noProof/>
            <w:lang w:eastAsia="es-ES"/>
          </w:rPr>
          <w:t>abnormal volume and</w:t>
        </w:r>
      </w:ins>
      <w:del w:id="160" w:author="Stefan Duprey" w:date="2016-11-10T18:00:00Z">
        <w:r w:rsidR="00F95B25" w:rsidRPr="00F95B25" w:rsidDel="00D81DF0">
          <w:rPr>
            <w:noProof/>
            <w:lang w:eastAsia="es-ES"/>
          </w:rPr>
          <w:delText>the</w:delText>
        </w:r>
      </w:del>
      <w:r w:rsidR="00F95B25" w:rsidRPr="00F95B25">
        <w:rPr>
          <w:noProof/>
          <w:lang w:eastAsia="es-ES"/>
        </w:rPr>
        <w:t xml:space="preserve"> volatility as :</w:t>
      </w:r>
    </w:p>
    <w:p w14:paraId="4EC99635" w14:textId="47F6B699" w:rsidR="00D81DF0" w:rsidRDefault="00D81DF0" w:rsidP="007541FF">
      <w:pPr>
        <w:rPr>
          <w:noProof/>
          <w:lang w:eastAsia="es-ES"/>
        </w:rPr>
      </w:pPr>
    </w:p>
    <w:p w14:paraId="2D85F7D4" w14:textId="0DB50CD7" w:rsidR="00F55275" w:rsidRDefault="00536125" w:rsidP="007541FF">
      <w:pPr>
        <w:rPr>
          <w:ins w:id="161" w:author="Stefan Duprey" w:date="2016-11-10T18:12:00Z"/>
          <w:noProof/>
          <w:lang w:eastAsia="es-ES"/>
        </w:rPr>
      </w:pPr>
      <w:ins w:id="162" w:author="Stefan Duprey" w:date="2016-11-10T18:12:00Z">
        <w:r>
          <w:rPr>
            <w:noProof/>
            <w:lang w:val="es-ES" w:eastAsia="es-ES"/>
          </w:rPr>
          <w:drawing>
            <wp:anchor distT="0" distB="0" distL="114300" distR="114300" simplePos="0" relativeHeight="251841536" behindDoc="0" locked="0" layoutInCell="1" allowOverlap="1" wp14:anchorId="73BF0B85" wp14:editId="2D8B2D69">
              <wp:simplePos x="0" y="0"/>
              <wp:positionH relativeFrom="margin">
                <wp:posOffset>1562469</wp:posOffset>
              </wp:positionH>
              <wp:positionV relativeFrom="paragraph">
                <wp:posOffset>302630</wp:posOffset>
              </wp:positionV>
              <wp:extent cx="2668270" cy="723900"/>
              <wp:effectExtent l="0" t="0" r="0" b="0"/>
              <wp:wrapTopAndBottom/>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8270" cy="723900"/>
                      </a:xfrm>
                      <a:prstGeom prst="rect">
                        <a:avLst/>
                      </a:prstGeom>
                    </pic:spPr>
                  </pic:pic>
                </a:graphicData>
              </a:graphic>
              <wp14:sizeRelH relativeFrom="margin">
                <wp14:pctWidth>0</wp14:pctWidth>
              </wp14:sizeRelH>
              <wp14:sizeRelV relativeFrom="margin">
                <wp14:pctHeight>0</wp14:pctHeight>
              </wp14:sizeRelV>
            </wp:anchor>
          </w:drawing>
        </w:r>
      </w:ins>
      <w:del w:id="163" w:author="Stefan Duprey" w:date="2016-11-10T18:12:00Z">
        <w:r w:rsidR="00D81DF0" w:rsidDel="00F55275">
          <w:rPr>
            <w:noProof/>
            <w:lang w:val="es-ES" w:eastAsia="es-ES"/>
          </w:rPr>
          <w:drawing>
            <wp:anchor distT="0" distB="0" distL="114300" distR="114300" simplePos="0" relativeHeight="251681792" behindDoc="0" locked="0" layoutInCell="1" allowOverlap="1" wp14:anchorId="7EA54844" wp14:editId="081568F2">
              <wp:simplePos x="0" y="0"/>
              <wp:positionH relativeFrom="margin">
                <wp:align>center</wp:align>
              </wp:positionH>
              <wp:positionV relativeFrom="paragraph">
                <wp:posOffset>1622898</wp:posOffset>
              </wp:positionV>
              <wp:extent cx="2988945" cy="843280"/>
              <wp:effectExtent l="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8945" cy="843280"/>
                      </a:xfrm>
                      <a:prstGeom prst="rect">
                        <a:avLst/>
                      </a:prstGeom>
                    </pic:spPr>
                  </pic:pic>
                </a:graphicData>
              </a:graphic>
              <wp14:sizeRelH relativeFrom="margin">
                <wp14:pctWidth>0</wp14:pctWidth>
              </wp14:sizeRelH>
              <wp14:sizeRelV relativeFrom="margin">
                <wp14:pctHeight>0</wp14:pctHeight>
              </wp14:sizeRelV>
            </wp:anchor>
          </w:drawing>
        </w:r>
      </w:del>
      <w:r w:rsidR="00F95B25">
        <w:rPr>
          <w:noProof/>
          <w:lang w:eastAsia="es-ES"/>
        </w:rPr>
        <w:t>where</w:t>
      </w:r>
    </w:p>
    <w:p w14:paraId="4C662B68" w14:textId="2A8527CD" w:rsidR="00F95B25" w:rsidRDefault="00F55275" w:rsidP="007541FF">
      <w:pPr>
        <w:rPr>
          <w:noProof/>
          <w:lang w:eastAsia="es-ES"/>
        </w:rPr>
      </w:pPr>
      <w:ins w:id="164" w:author="Stefan Duprey" w:date="2016-11-10T18:13:00Z">
        <w:r>
          <w:rPr>
            <w:noProof/>
            <w:lang w:eastAsia="es-ES"/>
          </w:rPr>
          <w:t>defines the</w:t>
        </w:r>
      </w:ins>
      <w:ins w:id="165" w:author="Stefan Duprey" w:date="2016-11-14T08:28:00Z">
        <w:r w:rsidR="003244B3">
          <w:rPr>
            <w:noProof/>
            <w:lang w:eastAsia="es-ES"/>
          </w:rPr>
          <w:t xml:space="preserve"> minute volatility with</w:t>
        </w:r>
      </w:ins>
      <w:ins w:id="166" w:author="Stefan Duprey" w:date="2016-11-10T18:13:00Z">
        <w:r>
          <w:rPr>
            <w:noProof/>
            <w:lang w:eastAsia="es-ES"/>
          </w:rPr>
          <w:t xml:space="preserve"> b </w:t>
        </w:r>
      </w:ins>
      <w:ins w:id="167" w:author="Stefan Duprey" w:date="2016-11-14T08:30:00Z">
        <w:r w:rsidR="003244B3">
          <w:rPr>
            <w:noProof/>
            <w:lang w:eastAsia="es-ES"/>
          </w:rPr>
          <w:t xml:space="preserve">being the number of </w:t>
        </w:r>
      </w:ins>
      <w:ins w:id="168" w:author="Stefan Duprey" w:date="2016-11-10T18:13:00Z">
        <w:r>
          <w:rPr>
            <w:noProof/>
            <w:lang w:eastAsia="es-ES"/>
          </w:rPr>
          <w:t xml:space="preserve">minutes </w:t>
        </w:r>
      </w:ins>
      <w:ins w:id="169" w:author="Stefan Duprey" w:date="2016-11-14T08:30:00Z">
        <w:r w:rsidR="003244B3">
          <w:rPr>
            <w:noProof/>
            <w:lang w:eastAsia="es-ES"/>
          </w:rPr>
          <w:t xml:space="preserve">in an aggregated </w:t>
        </w:r>
        <w:r w:rsidR="00FA3BDC">
          <w:rPr>
            <w:noProof/>
            <w:lang w:eastAsia="es-ES"/>
          </w:rPr>
          <w:t>bucket</w:t>
        </w:r>
      </w:ins>
      <w:ins w:id="170" w:author="Stefan Duprey" w:date="2016-11-10T18:13:00Z">
        <w:r>
          <w:rPr>
            <w:noProof/>
            <w:lang w:eastAsia="es-ES"/>
          </w:rPr>
          <w:t>,</w:t>
        </w:r>
      </w:ins>
      <w:r w:rsidR="00F95B25">
        <w:rPr>
          <w:noProof/>
          <w:lang w:eastAsia="es-ES"/>
        </w:rPr>
        <w:t xml:space="preserve"> d</w:t>
      </w:r>
      <w:r w:rsidR="00F95B25" w:rsidRPr="00F95B25">
        <w:rPr>
          <w:noProof/>
          <w:lang w:eastAsia="es-ES"/>
        </w:rPr>
        <w:t xml:space="preserve"> is the </w:t>
      </w:r>
      <w:ins w:id="171" w:author="Stefan Duprey" w:date="2016-11-10T18:13:00Z">
        <w:r>
          <w:rPr>
            <w:noProof/>
            <w:lang w:eastAsia="es-ES"/>
          </w:rPr>
          <w:t>number of days in the estimation period</w:t>
        </w:r>
      </w:ins>
      <w:del w:id="172" w:author="Stefan Duprey" w:date="2016-11-10T18:13:00Z">
        <w:r w:rsidR="00F95B25" w:rsidRPr="00F95B25" w:rsidDel="00F55275">
          <w:rPr>
            <w:noProof/>
            <w:lang w:eastAsia="es-ES"/>
          </w:rPr>
          <w:delText>dimension</w:delText>
        </w:r>
      </w:del>
      <w:r w:rsidR="00F95B25" w:rsidRPr="00F95B25">
        <w:rPr>
          <w:noProof/>
          <w:lang w:eastAsia="es-ES"/>
        </w:rPr>
        <w:t xml:space="preserve"> and H,L,C refer to high, low and close price of the specific minutes inside the bucket.</w:t>
      </w:r>
    </w:p>
    <w:p w14:paraId="77E587FA" w14:textId="609F1AD5" w:rsidR="00F95B25" w:rsidRDefault="00F95B25" w:rsidP="00F95B25">
      <w:pPr>
        <w:rPr>
          <w:noProof/>
          <w:lang w:eastAsia="es-ES"/>
        </w:rPr>
      </w:pPr>
      <w:r>
        <w:rPr>
          <w:noProof/>
          <w:lang w:eastAsia="es-ES"/>
        </w:rPr>
        <w:t>Volatility and volume are crucial factors to assess that the market reacts to news independently of any direction and to get a sense of the scalability of any given strategy.</w:t>
      </w:r>
    </w:p>
    <w:p w14:paraId="069C2182" w14:textId="6043F53B" w:rsidR="00F95B25" w:rsidRDefault="00F95B25" w:rsidP="00F95B25">
      <w:pPr>
        <w:rPr>
          <w:noProof/>
          <w:lang w:eastAsia="es-ES"/>
        </w:rPr>
      </w:pPr>
      <w:r>
        <w:rPr>
          <w:noProof/>
          <w:lang w:eastAsia="es-ES"/>
        </w:rPr>
        <w:t>All volatility and liquidity variables exhibit pronounced intraday trading patterns. To capture the seasonality and to account for an "abnormality" measure, we define our abnormality as the ratio of the bucket measure divided by the averaged same quantity over the estimation period for all the same minutes of the day.</w:t>
      </w:r>
    </w:p>
    <w:p w14:paraId="46232D43" w14:textId="69F643E3" w:rsidR="007541FF" w:rsidRDefault="007541FF" w:rsidP="004A0AD9"/>
    <w:p w14:paraId="6E0A1278" w14:textId="43CDE7DE" w:rsidR="00F95B25" w:rsidDel="003244B3" w:rsidRDefault="00830F8E" w:rsidP="004A0AD9">
      <w:pPr>
        <w:rPr>
          <w:del w:id="173" w:author="Stefan Duprey" w:date="2016-11-14T08:28:00Z"/>
        </w:rPr>
      </w:pPr>
      <w:del w:id="174" w:author="Stefan Duprey" w:date="2016-11-14T08:28:00Z">
        <w:r w:rsidRPr="00F95B25" w:rsidDel="003244B3">
          <w:delText>Where</w:delText>
        </w:r>
        <w:r w:rsidR="00F95B25" w:rsidRPr="00F95B25" w:rsidDel="003244B3">
          <w:delText xml:space="preserve"> d</w:delText>
        </w:r>
        <w:r w:rsidR="00F95B25" w:rsidDel="003244B3">
          <w:delText xml:space="preserve"> refers now to</w:delText>
        </w:r>
        <w:r w:rsidDel="003244B3">
          <w:delText xml:space="preserve"> the number of minute buckets</w:delText>
        </w:r>
        <w:r w:rsidR="00F95B25" w:rsidRPr="00F95B25" w:rsidDel="003244B3">
          <w:delText xml:space="preserve"> in our model estimation period.</w:delText>
        </w:r>
      </w:del>
    </w:p>
    <w:p w14:paraId="358CA14B" w14:textId="22696FEF" w:rsidR="004A0AD9" w:rsidRDefault="004A0AD9" w:rsidP="004A0AD9">
      <w:pPr>
        <w:pStyle w:val="Heading2"/>
      </w:pPr>
      <w:r>
        <w:t xml:space="preserve">3.2 </w:t>
      </w:r>
      <w:r w:rsidR="00575A6D">
        <w:t>Normal return model</w:t>
      </w:r>
    </w:p>
    <w:p w14:paraId="024C4188" w14:textId="77777777" w:rsidR="00575A6D" w:rsidRPr="00575A6D" w:rsidRDefault="00575A6D" w:rsidP="00575A6D">
      <w:pPr>
        <w:rPr>
          <w:color w:val="000000" w:themeColor="text1"/>
        </w:rPr>
      </w:pPr>
      <w:r w:rsidRPr="00575A6D">
        <w:rPr>
          <w:color w:val="000000" w:themeColor="text1"/>
        </w:rPr>
        <w:t>A substantial feature of an event study is the choice of the appropriate normal return model.</w:t>
      </w:r>
    </w:p>
    <w:p w14:paraId="6E19EEAE" w14:textId="73E68451" w:rsidR="001836D9" w:rsidRPr="00575A6D" w:rsidRDefault="00575A6D" w:rsidP="00575A6D">
      <w:pPr>
        <w:rPr>
          <w:color w:val="000000" w:themeColor="text1"/>
        </w:rPr>
      </w:pPr>
      <w:r w:rsidRPr="00575A6D">
        <w:rPr>
          <w:color w:val="000000" w:themeColor="text1"/>
        </w:rPr>
        <w:t>All models contain parameters that need to be estimated, even the simpler constant mean return model.</w:t>
      </w:r>
    </w:p>
    <w:p w14:paraId="7C0E6D43" w14:textId="6D6F020C" w:rsidR="001A45B5" w:rsidRPr="00575A6D" w:rsidRDefault="00575A6D" w:rsidP="00575A6D">
      <w:pPr>
        <w:rPr>
          <w:color w:val="000000" w:themeColor="text1"/>
        </w:rPr>
      </w:pPr>
      <w:r w:rsidRPr="00575A6D">
        <w:rPr>
          <w:color w:val="000000" w:themeColor="text1"/>
        </w:rPr>
        <w:t xml:space="preserve">The time period over which those parameters are estimated is commonly denoted as the estimation window. </w:t>
      </w:r>
    </w:p>
    <w:p w14:paraId="4527E3FB" w14:textId="56AE727B" w:rsidR="001A45B5" w:rsidRPr="00575A6D" w:rsidRDefault="00575A6D" w:rsidP="00575A6D">
      <w:pPr>
        <w:rPr>
          <w:color w:val="000000" w:themeColor="text1"/>
        </w:rPr>
      </w:pPr>
      <w:r w:rsidRPr="00575A6D">
        <w:rPr>
          <w:color w:val="000000" w:themeColor="text1"/>
        </w:rPr>
        <w:t>Since the normal return is the expected return in absence of the event, overlapping event and estimation windows should be avoided.</w:t>
      </w:r>
    </w:p>
    <w:p w14:paraId="73F1CF33" w14:textId="7DB85F07" w:rsidR="00575A6D" w:rsidRPr="00575A6D" w:rsidRDefault="00575A6D" w:rsidP="00575A6D">
      <w:pPr>
        <w:rPr>
          <w:color w:val="000000" w:themeColor="text1"/>
        </w:rPr>
      </w:pPr>
      <w:r w:rsidRPr="00575A6D">
        <w:rPr>
          <w:color w:val="000000" w:themeColor="text1"/>
        </w:rPr>
        <w:lastRenderedPageBreak/>
        <w:t xml:space="preserve">Otherwise normal return model parameters are estimated from returns affected by the event. </w:t>
      </w:r>
    </w:p>
    <w:p w14:paraId="1EA6D88E" w14:textId="43873B1A" w:rsidR="00575A6D" w:rsidRDefault="00BD2C75" w:rsidP="00575A6D">
      <w:pPr>
        <w:rPr>
          <w:color w:val="000000" w:themeColor="text1"/>
        </w:rPr>
      </w:pPr>
      <w:ins w:id="175" w:author="Stefan Duprey" w:date="2016-11-11T14:00:00Z">
        <w:r>
          <w:rPr>
            <w:noProof/>
            <w:color w:val="000000" w:themeColor="text1"/>
            <w:lang w:val="es-ES" w:eastAsia="es-ES"/>
          </w:rPr>
          <w:drawing>
            <wp:anchor distT="0" distB="0" distL="114300" distR="114300" simplePos="0" relativeHeight="251867136" behindDoc="0" locked="0" layoutInCell="1" allowOverlap="1" wp14:anchorId="0258B927" wp14:editId="4119DC6C">
              <wp:simplePos x="0" y="0"/>
              <wp:positionH relativeFrom="margin">
                <wp:align>left</wp:align>
              </wp:positionH>
              <wp:positionV relativeFrom="paragraph">
                <wp:posOffset>601005</wp:posOffset>
              </wp:positionV>
              <wp:extent cx="5932805" cy="1647825"/>
              <wp:effectExtent l="0" t="0" r="0" b="9525"/>
              <wp:wrapTopAndBottom/>
              <wp:docPr id="313" name="Picture 313" descr="C:\MyEventStudyRPPaper\event_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yEventStudyRPPaper\event_window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1647825"/>
                      </a:xfrm>
                      <a:prstGeom prst="rect">
                        <a:avLst/>
                      </a:prstGeom>
                      <a:noFill/>
                      <a:ln>
                        <a:noFill/>
                      </a:ln>
                    </pic:spPr>
                  </pic:pic>
                </a:graphicData>
              </a:graphic>
            </wp:anchor>
          </w:drawing>
        </w:r>
      </w:ins>
      <w:del w:id="176" w:author="Stefan Duprey" w:date="2016-11-11T13:31:00Z">
        <w:r w:rsidR="005A3AE8" w:rsidDel="007F0414">
          <w:rPr>
            <w:noProof/>
            <w:lang w:val="es-ES" w:eastAsia="es-ES"/>
          </w:rPr>
          <w:drawing>
            <wp:anchor distT="0" distB="0" distL="114300" distR="114300" simplePos="0" relativeHeight="251703296" behindDoc="0" locked="0" layoutInCell="1" allowOverlap="1" wp14:anchorId="5E13E5DF" wp14:editId="5413298E">
              <wp:simplePos x="0" y="0"/>
              <wp:positionH relativeFrom="margin">
                <wp:align>right</wp:align>
              </wp:positionH>
              <wp:positionV relativeFrom="paragraph">
                <wp:posOffset>646430</wp:posOffset>
              </wp:positionV>
              <wp:extent cx="5943600" cy="17557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anchor>
          </w:drawing>
        </w:r>
      </w:del>
      <w:r w:rsidR="00575A6D" w:rsidRPr="00575A6D">
        <w:rPr>
          <w:color w:val="000000" w:themeColor="text1"/>
        </w:rPr>
        <w:t>We will here adopt the most common approach by restricting the estimation window (T1) to the time period prior to the event window (T2).</w:t>
      </w:r>
    </w:p>
    <w:p w14:paraId="0E5501EB" w14:textId="01BCD014" w:rsidR="005A3AE8" w:rsidRDefault="005A3AE8" w:rsidP="005A3AE8">
      <w:pPr>
        <w:pStyle w:val="Subtitle"/>
        <w:ind w:left="0"/>
      </w:pPr>
      <w:r w:rsidRPr="00DF36BD">
        <w:rPr>
          <w:rStyle w:val="SubtitleChar"/>
          <w:b/>
        </w:rPr>
        <w:t xml:space="preserve">FIGURE </w:t>
      </w:r>
      <w:r>
        <w:rPr>
          <w:rStyle w:val="SubtitleChar"/>
          <w:b/>
        </w:rPr>
        <w:t>2</w:t>
      </w:r>
      <w:r w:rsidRPr="00DF36BD">
        <w:rPr>
          <w:rStyle w:val="SubtitleChar"/>
          <w:b/>
        </w:rPr>
        <w:t>:</w:t>
      </w:r>
      <w:r>
        <w:rPr>
          <w:rStyle w:val="SubtitleChar"/>
          <w:b/>
        </w:rPr>
        <w:t xml:space="preserve"> Estimation and event window </w:t>
      </w:r>
      <w:r w:rsidR="00A36E4B">
        <w:rPr>
          <w:rStyle w:val="SubtitleChar"/>
          <w:b/>
        </w:rPr>
        <w:t xml:space="preserve">definition. </w:t>
      </w:r>
      <w:r w:rsidR="00A36E4B">
        <w:rPr>
          <w:rStyle w:val="SubtitleChar"/>
        </w:rPr>
        <w:t xml:space="preserve">L1 is a </w:t>
      </w:r>
      <w:r w:rsidR="00CF666E">
        <w:rPr>
          <w:rStyle w:val="SubtitleChar"/>
        </w:rPr>
        <w:t>6</w:t>
      </w:r>
      <w:r w:rsidR="00A36E4B">
        <w:rPr>
          <w:rStyle w:val="SubtitleChar"/>
        </w:rPr>
        <w:t xml:space="preserve"> months, L2 </w:t>
      </w:r>
      <w:del w:id="177" w:author="Stefan Duprey" w:date="2016-11-14T08:31:00Z">
        <w:r w:rsidR="00A36E4B" w:rsidDel="00BD2C75">
          <w:rPr>
            <w:rStyle w:val="SubtitleChar"/>
          </w:rPr>
          <w:delText>a few</w:delText>
        </w:r>
      </w:del>
      <w:ins w:id="178" w:author="Stefan Duprey" w:date="2016-11-14T08:31:00Z">
        <w:r w:rsidR="00BD2C75">
          <w:rPr>
            <w:rStyle w:val="SubtitleChar"/>
          </w:rPr>
          <w:t>+/-</w:t>
        </w:r>
      </w:ins>
      <w:r w:rsidR="00A36E4B">
        <w:rPr>
          <w:rStyle w:val="SubtitleChar"/>
        </w:rPr>
        <w:t xml:space="preserve"> minutes around the event.</w:t>
      </w:r>
    </w:p>
    <w:p w14:paraId="6E374F56" w14:textId="519633C1" w:rsidR="005A3AE8" w:rsidRDefault="005A3AE8" w:rsidP="005A3AE8">
      <w:pPr>
        <w:pStyle w:val="Subtitle"/>
        <w:spacing w:before="40"/>
        <w:ind w:left="0"/>
        <w:jc w:val="right"/>
        <w:rPr>
          <w:i/>
        </w:rPr>
      </w:pPr>
      <w:r w:rsidRPr="006A0E3F">
        <w:rPr>
          <w:i/>
        </w:rPr>
        <w:t xml:space="preserve">Source: RavenPack, </w:t>
      </w:r>
      <w:r>
        <w:rPr>
          <w:i/>
        </w:rPr>
        <w:t xml:space="preserve">November </w:t>
      </w:r>
      <w:r w:rsidRPr="006A0E3F">
        <w:rPr>
          <w:i/>
        </w:rPr>
        <w:t xml:space="preserve"> 2016</w:t>
      </w:r>
    </w:p>
    <w:p w14:paraId="71397AC6" w14:textId="69935447" w:rsidR="001A45B5" w:rsidRPr="00575A6D" w:rsidRDefault="001A45B5" w:rsidP="00575A6D">
      <w:pPr>
        <w:rPr>
          <w:color w:val="000000" w:themeColor="text1"/>
        </w:rPr>
      </w:pPr>
    </w:p>
    <w:p w14:paraId="2FF0D1B6" w14:textId="4E5C29F7" w:rsidR="00575A6D" w:rsidRPr="00575A6D" w:rsidRDefault="00575A6D" w:rsidP="00575A6D">
      <w:pPr>
        <w:rPr>
          <w:color w:val="000000" w:themeColor="text1"/>
        </w:rPr>
      </w:pPr>
      <w:r w:rsidRPr="00575A6D">
        <w:rPr>
          <w:color w:val="000000" w:themeColor="text1"/>
        </w:rPr>
        <w:t xml:space="preserve">T1 will span over 3 months before the event and T2 size will be 180 </w:t>
      </w:r>
      <w:r w:rsidR="001836D9">
        <w:rPr>
          <w:color w:val="000000" w:themeColor="text1"/>
        </w:rPr>
        <w:t>minutes spread around the event and w</w:t>
      </w:r>
      <w:r w:rsidRPr="00575A6D">
        <w:rPr>
          <w:color w:val="000000" w:themeColor="text1"/>
        </w:rPr>
        <w:t xml:space="preserve">e will restrict ourselves to 5 minutes OHLC event bucket data and all quantity will be computed by bunch of 5 minutes bucket. </w:t>
      </w:r>
    </w:p>
    <w:p w14:paraId="44AA0829" w14:textId="1CF8C5EE" w:rsidR="00575A6D" w:rsidRPr="00575A6D" w:rsidRDefault="00575A6D" w:rsidP="00575A6D">
      <w:pPr>
        <w:rPr>
          <w:color w:val="000000" w:themeColor="text1"/>
        </w:rPr>
      </w:pPr>
    </w:p>
    <w:p w14:paraId="73B8A3D5" w14:textId="1DF05AC5" w:rsidR="00575A6D" w:rsidRDefault="00575A6D" w:rsidP="00575A6D">
      <w:pPr>
        <w:rPr>
          <w:color w:val="000000" w:themeColor="text1"/>
        </w:rPr>
      </w:pPr>
      <w:r w:rsidRPr="00575A6D">
        <w:rPr>
          <w:color w:val="000000" w:themeColor="text1"/>
        </w:rPr>
        <w:t>Many market models exist only for daily event stu</w:t>
      </w:r>
      <w:r>
        <w:rPr>
          <w:color w:val="000000" w:themeColor="text1"/>
        </w:rPr>
        <w:t xml:space="preserve">dies (CAPM, multifactor </w:t>
      </w:r>
      <w:r w:rsidR="00B04230">
        <w:rPr>
          <w:color w:val="000000" w:themeColor="text1"/>
        </w:rPr>
        <w:t>models ...)</w:t>
      </w:r>
      <w:r w:rsidRPr="00575A6D">
        <w:rPr>
          <w:color w:val="000000" w:themeColor="text1"/>
        </w:rPr>
        <w:t>. Those models complexity is based on the factors they incorporate in addition to standard betas (market factor) like for instance more advanced Fama-French factors. Those factors do not translate easily to intraday high-frequency model as they are built on a daily frequency based on fundamental data.</w:t>
      </w:r>
    </w:p>
    <w:p w14:paraId="03499E1B" w14:textId="68902A05" w:rsidR="00575A6D" w:rsidRDefault="00056814" w:rsidP="00575A6D">
      <w:pPr>
        <w:rPr>
          <w:color w:val="000000" w:themeColor="text1"/>
        </w:rPr>
      </w:pPr>
      <w:r>
        <w:rPr>
          <w:noProof/>
          <w:lang w:val="es-ES" w:eastAsia="es-ES"/>
        </w:rPr>
        <w:drawing>
          <wp:anchor distT="0" distB="0" distL="114300" distR="114300" simplePos="0" relativeHeight="251683840" behindDoc="0" locked="0" layoutInCell="1" allowOverlap="1" wp14:anchorId="198336C0" wp14:editId="478A4FA8">
            <wp:simplePos x="0" y="0"/>
            <wp:positionH relativeFrom="margin">
              <wp:posOffset>1562100</wp:posOffset>
            </wp:positionH>
            <wp:positionV relativeFrom="paragraph">
              <wp:posOffset>513715</wp:posOffset>
            </wp:positionV>
            <wp:extent cx="2838450" cy="414655"/>
            <wp:effectExtent l="0" t="0" r="0" b="444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8450" cy="414655"/>
                    </a:xfrm>
                    <a:prstGeom prst="rect">
                      <a:avLst/>
                    </a:prstGeom>
                  </pic:spPr>
                </pic:pic>
              </a:graphicData>
            </a:graphic>
            <wp14:sizeRelH relativeFrom="margin">
              <wp14:pctWidth>0</wp14:pctWidth>
            </wp14:sizeRelH>
            <wp14:sizeRelV relativeFrom="margin">
              <wp14:pctHeight>0</wp14:pctHeight>
            </wp14:sizeRelV>
          </wp:anchor>
        </w:drawing>
      </w:r>
      <w:r w:rsidR="00575A6D" w:rsidRPr="00575A6D">
        <w:rPr>
          <w:color w:val="000000" w:themeColor="text1"/>
        </w:rPr>
        <w:t xml:space="preserve">We here follow the methodology from </w:t>
      </w:r>
      <w:r w:rsidR="00B04230">
        <w:rPr>
          <w:lang w:eastAsia="zh-CN"/>
        </w:rPr>
        <w:t>Gross-Klussmann and Hautsch</w:t>
      </w:r>
      <w:r w:rsidR="00B04230">
        <w:rPr>
          <w:color w:val="000000" w:themeColor="text1"/>
        </w:rPr>
        <w:t xml:space="preserve"> in </w:t>
      </w:r>
      <w:r w:rsidR="00B04230">
        <w:rPr>
          <w:lang w:eastAsia="zh-CN"/>
        </w:rPr>
        <w:t>[1</w:t>
      </w:r>
      <w:r w:rsidR="00B04230" w:rsidRPr="001F058C">
        <w:rPr>
          <w:lang w:eastAsia="zh-CN"/>
        </w:rPr>
        <w:t>]</w:t>
      </w:r>
      <w:r w:rsidR="00575A6D" w:rsidRPr="00575A6D">
        <w:rPr>
          <w:color w:val="000000" w:themeColor="text1"/>
        </w:rPr>
        <w:t xml:space="preserve">. </w:t>
      </w:r>
      <w:r>
        <w:rPr>
          <w:color w:val="000000" w:themeColor="text1"/>
        </w:rPr>
        <w:t>W</w:t>
      </w:r>
      <w:r w:rsidR="00575A6D" w:rsidRPr="00575A6D">
        <w:rPr>
          <w:color w:val="000000" w:themeColor="text1"/>
        </w:rPr>
        <w:t xml:space="preserve">e assume the following market model </w:t>
      </w:r>
      <w:r>
        <w:rPr>
          <w:color w:val="000000" w:themeColor="text1"/>
        </w:rPr>
        <w:t xml:space="preserve">for </w:t>
      </w:r>
      <w:r w:rsidRPr="00575A6D">
        <w:rPr>
          <w:color w:val="000000" w:themeColor="text1"/>
        </w:rPr>
        <w:t>normal returns</w:t>
      </w:r>
      <w:r w:rsidR="00575A6D" w:rsidRPr="00575A6D">
        <w:rPr>
          <w:color w:val="000000" w:themeColor="text1"/>
        </w:rPr>
        <w:t>:</w:t>
      </w:r>
    </w:p>
    <w:p w14:paraId="479CFE50" w14:textId="6B18C76A" w:rsidR="00575A6D" w:rsidRDefault="00830F8E" w:rsidP="00575A6D">
      <w:pPr>
        <w:rPr>
          <w:ins w:id="179" w:author="Stefan Duprey" w:date="2016-11-10T18:17:00Z"/>
          <w:color w:val="000000" w:themeColor="text1"/>
        </w:rPr>
      </w:pPr>
      <w:r w:rsidRPr="00056814">
        <w:rPr>
          <w:color w:val="000000" w:themeColor="text1"/>
        </w:rPr>
        <w:t>Where</w:t>
      </w:r>
      <w:r w:rsidR="00056814" w:rsidRPr="00056814">
        <w:rPr>
          <w:color w:val="000000" w:themeColor="text1"/>
        </w:rPr>
        <w:t xml:space="preserve"> t denotes th</w:t>
      </w:r>
      <w:r w:rsidR="004925F7">
        <w:rPr>
          <w:color w:val="000000" w:themeColor="text1"/>
        </w:rPr>
        <w:t>e underlying 5 minutes bucket, Rmt</w:t>
      </w:r>
      <w:r w:rsidR="00056814" w:rsidRPr="00056814">
        <w:rPr>
          <w:color w:val="000000" w:themeColor="text1"/>
        </w:rPr>
        <w:t xml:space="preserve"> is the market return, whose definition is previously exposed for</w:t>
      </w:r>
      <w:r w:rsidR="004925F7">
        <w:rPr>
          <w:color w:val="000000" w:themeColor="text1"/>
        </w:rPr>
        <w:t xml:space="preserve"> the Russell 1000 universe and Rit</w:t>
      </w:r>
      <w:r w:rsidR="00056814" w:rsidRPr="00056814">
        <w:rPr>
          <w:color w:val="000000" w:themeColor="text1"/>
        </w:rPr>
        <w:t xml:space="preserve"> is the bucket return for stock </w:t>
      </w:r>
      <w:del w:id="180" w:author="Stefan Duprey" w:date="2016-11-14T08:31:00Z">
        <w:r w:rsidR="00056814" w:rsidRPr="00056814" w:rsidDel="00BD2C75">
          <w:rPr>
            <w:color w:val="000000" w:themeColor="text1"/>
          </w:rPr>
          <w:delText>i</w:delText>
        </w:r>
      </w:del>
      <w:ins w:id="181" w:author="Stefan Duprey" w:date="2016-11-14T08:31:00Z">
        <w:r w:rsidR="00BD2C75">
          <w:rPr>
            <w:color w:val="000000" w:themeColor="text1"/>
          </w:rPr>
          <w:t>I and minute bucket t</w:t>
        </w:r>
      </w:ins>
      <w:r w:rsidR="00056814" w:rsidRPr="00056814">
        <w:rPr>
          <w:color w:val="000000" w:themeColor="text1"/>
        </w:rPr>
        <w:t>. To capture return dynamics on high frequencies, we also include lagged returns from the previous bucket.</w:t>
      </w:r>
    </w:p>
    <w:p w14:paraId="4F31B681" w14:textId="77777777" w:rsidR="006C098B" w:rsidRDefault="006C098B" w:rsidP="00575A6D">
      <w:pPr>
        <w:rPr>
          <w:ins w:id="182" w:author="Stefan Duprey" w:date="2016-11-10T18:17:00Z"/>
          <w:color w:val="000000" w:themeColor="text1"/>
        </w:rPr>
      </w:pPr>
    </w:p>
    <w:p w14:paraId="41335E50" w14:textId="77777777" w:rsidR="006C098B" w:rsidRDefault="006C098B" w:rsidP="00575A6D">
      <w:pPr>
        <w:rPr>
          <w:color w:val="000000" w:themeColor="text1"/>
        </w:rPr>
      </w:pPr>
    </w:p>
    <w:p w14:paraId="1F46D6D0" w14:textId="60A529CF" w:rsidR="004925F7" w:rsidRDefault="004925F7" w:rsidP="004925F7">
      <w:pPr>
        <w:pStyle w:val="Heading2"/>
        <w:rPr>
          <w:color w:val="000000" w:themeColor="text1"/>
        </w:rPr>
      </w:pPr>
      <w:r>
        <w:lastRenderedPageBreak/>
        <w:t xml:space="preserve">3.3 </w:t>
      </w:r>
      <w:r w:rsidRPr="004925F7">
        <w:t>Russell</w:t>
      </w:r>
      <w:r w:rsidR="00BD416A">
        <w:t xml:space="preserve"> 1000 minute level market index</w:t>
      </w:r>
    </w:p>
    <w:p w14:paraId="73E735AE" w14:textId="41C4544F" w:rsidR="004925F7" w:rsidRPr="004925F7" w:rsidRDefault="004925F7" w:rsidP="004925F7">
      <w:pPr>
        <w:rPr>
          <w:color w:val="000000" w:themeColor="text1"/>
        </w:rPr>
      </w:pPr>
      <w:r w:rsidRPr="004925F7">
        <w:rPr>
          <w:color w:val="000000" w:themeColor="text1"/>
        </w:rPr>
        <w:t>We construct</w:t>
      </w:r>
      <w:r w:rsidR="00BD416A">
        <w:rPr>
          <w:color w:val="000000" w:themeColor="text1"/>
        </w:rPr>
        <w:t xml:space="preserve"> our own Russell 1000 market index </w:t>
      </w:r>
      <w:r w:rsidRPr="004925F7">
        <w:rPr>
          <w:color w:val="000000" w:themeColor="text1"/>
        </w:rPr>
        <w:t xml:space="preserve">at the minute level by aggregating  a log capitalization weighted mean over all the Russell 1000 constituents minutes returns for all traded minutes of the day. </w:t>
      </w:r>
    </w:p>
    <w:p w14:paraId="009C9159" w14:textId="2E2B5906" w:rsidR="004925F7" w:rsidDel="00F647AB" w:rsidRDefault="00D1331B" w:rsidP="004925F7">
      <w:pPr>
        <w:rPr>
          <w:del w:id="183" w:author="Stefan Duprey" w:date="2016-11-10T16:46:00Z"/>
          <w:color w:val="000000" w:themeColor="text1"/>
        </w:rPr>
      </w:pPr>
      <w:r>
        <w:rPr>
          <w:noProof/>
          <w:lang w:val="es-ES" w:eastAsia="es-ES"/>
        </w:rPr>
        <w:drawing>
          <wp:anchor distT="0" distB="0" distL="114300" distR="114300" simplePos="0" relativeHeight="251684864" behindDoc="0" locked="0" layoutInCell="1" allowOverlap="1" wp14:anchorId="703EF7CF" wp14:editId="0C45370E">
            <wp:simplePos x="0" y="0"/>
            <wp:positionH relativeFrom="margin">
              <wp:posOffset>1533525</wp:posOffset>
            </wp:positionH>
            <wp:positionV relativeFrom="paragraph">
              <wp:posOffset>372745</wp:posOffset>
            </wp:positionV>
            <wp:extent cx="2924175" cy="797560"/>
            <wp:effectExtent l="0" t="0" r="952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4175" cy="797560"/>
                    </a:xfrm>
                    <a:prstGeom prst="rect">
                      <a:avLst/>
                    </a:prstGeom>
                  </pic:spPr>
                </pic:pic>
              </a:graphicData>
            </a:graphic>
            <wp14:sizeRelH relativeFrom="margin">
              <wp14:pctWidth>0</wp14:pctWidth>
            </wp14:sizeRelH>
            <wp14:sizeRelV relativeFrom="margin">
              <wp14:pctHeight>0</wp14:pctHeight>
            </wp14:sizeRelV>
          </wp:anchor>
        </w:drawing>
      </w:r>
      <w:r w:rsidR="004925F7" w:rsidRPr="004925F7">
        <w:rPr>
          <w:color w:val="000000" w:themeColor="text1"/>
        </w:rPr>
        <w:t xml:space="preserve">The log return of our market </w:t>
      </w:r>
      <w:r w:rsidR="00BD416A">
        <w:rPr>
          <w:color w:val="000000" w:themeColor="text1"/>
        </w:rPr>
        <w:t>index</w:t>
      </w:r>
      <w:r>
        <w:rPr>
          <w:color w:val="000000" w:themeColor="text1"/>
        </w:rPr>
        <w:t xml:space="preserve"> is computed as</w:t>
      </w:r>
      <w:r w:rsidR="004925F7" w:rsidRPr="004925F7">
        <w:rPr>
          <w:color w:val="000000" w:themeColor="text1"/>
        </w:rPr>
        <w:t>:</w:t>
      </w:r>
    </w:p>
    <w:p w14:paraId="1FE87529" w14:textId="77777777" w:rsidR="00F647AB" w:rsidRDefault="00F647AB" w:rsidP="004925F7">
      <w:pPr>
        <w:rPr>
          <w:ins w:id="184" w:author="Stefan Duprey" w:date="2016-11-14T08:33:00Z"/>
          <w:color w:val="000000" w:themeColor="text1"/>
        </w:rPr>
      </w:pPr>
    </w:p>
    <w:p w14:paraId="54F0E5D6" w14:textId="77777777" w:rsidR="00F647AB" w:rsidRDefault="00F647AB" w:rsidP="004925F7">
      <w:pPr>
        <w:rPr>
          <w:ins w:id="185" w:author="Stefan Duprey" w:date="2016-11-14T08:33:00Z"/>
          <w:color w:val="000000" w:themeColor="text1"/>
        </w:rPr>
      </w:pPr>
    </w:p>
    <w:p w14:paraId="1200543B" w14:textId="6A1CF19F" w:rsidR="004925F7" w:rsidRDefault="00F647AB" w:rsidP="004925F7">
      <w:pPr>
        <w:rPr>
          <w:color w:val="000000" w:themeColor="text1"/>
        </w:rPr>
      </w:pPr>
      <w:ins w:id="186" w:author="Stefan Duprey" w:date="2016-11-14T08:34:00Z">
        <w:r>
          <w:rPr>
            <w:color w:val="000000" w:themeColor="text1"/>
          </w:rPr>
          <w:t>We end up with intraday minute values for our R1000 reference index, which will the basis to compute our beta market factor and compute our abnormal returns.</w:t>
        </w:r>
      </w:ins>
    </w:p>
    <w:p w14:paraId="7E7BF407" w14:textId="0ADDADF3" w:rsidR="004925F7" w:rsidDel="00BF4456" w:rsidRDefault="004925F7" w:rsidP="004925F7">
      <w:pPr>
        <w:rPr>
          <w:del w:id="187" w:author="Stefan Duprey" w:date="2016-11-10T16:45:00Z"/>
          <w:color w:val="000000" w:themeColor="text1"/>
        </w:rPr>
      </w:pPr>
      <w:commentRangeStart w:id="188"/>
      <w:commentRangeStart w:id="189"/>
      <w:del w:id="190" w:author="Stefan Duprey" w:date="2016-11-10T16:45:00Z">
        <w:r w:rsidRPr="004925F7" w:rsidDel="00BF4456">
          <w:rPr>
            <w:color w:val="000000" w:themeColor="text1"/>
          </w:rPr>
          <w:delText xml:space="preserve">We test our market </w:delText>
        </w:r>
        <w:r w:rsidR="00BD416A" w:rsidDel="00BF4456">
          <w:rPr>
            <w:color w:val="000000" w:themeColor="text1"/>
          </w:rPr>
          <w:delText>index</w:delText>
        </w:r>
        <w:r w:rsidRPr="004925F7" w:rsidDel="00BF4456">
          <w:rPr>
            <w:color w:val="000000" w:themeColor="text1"/>
          </w:rPr>
          <w:delText xml:space="preserve"> by compounding this open to close returns from minutes with the close to open return from a FACTSET database and compare it to a Russell 1000 ETF close to close return to assert its closeness to the R1000 ETF fluctuations.</w:delText>
        </w:r>
        <w:commentRangeEnd w:id="188"/>
        <w:r w:rsidR="00646DEB" w:rsidDel="00BF4456">
          <w:rPr>
            <w:rStyle w:val="CommentReference"/>
          </w:rPr>
          <w:commentReference w:id="188"/>
        </w:r>
        <w:commentRangeEnd w:id="189"/>
        <w:r w:rsidR="00BF4456" w:rsidDel="00BF4456">
          <w:rPr>
            <w:rStyle w:val="CommentReference"/>
          </w:rPr>
          <w:commentReference w:id="189"/>
        </w:r>
      </w:del>
    </w:p>
    <w:p w14:paraId="121AEFD8" w14:textId="02BE08D8" w:rsidR="004925F7" w:rsidRDefault="004925F7" w:rsidP="004925F7">
      <w:pPr>
        <w:pStyle w:val="Heading2"/>
        <w:rPr>
          <w:color w:val="000000" w:themeColor="text1"/>
        </w:rPr>
      </w:pPr>
      <w:r>
        <w:t>3.3 Model parameters calibration</w:t>
      </w:r>
    </w:p>
    <w:p w14:paraId="6E0DDD14" w14:textId="4B84BDB0" w:rsidR="00D1331B" w:rsidRPr="00D1331B" w:rsidRDefault="00D1331B" w:rsidP="00D1331B">
      <w:pPr>
        <w:rPr>
          <w:color w:val="000000" w:themeColor="text1"/>
        </w:rPr>
      </w:pPr>
      <w:r w:rsidRPr="00D1331B">
        <w:rPr>
          <w:color w:val="000000" w:themeColor="text1"/>
        </w:rPr>
        <w:t>Our normal return model parameters are estimated based on a complete minute-level return time series without including the event windows for each R1000 stock.</w:t>
      </w:r>
    </w:p>
    <w:p w14:paraId="5627A8AF" w14:textId="7E061285" w:rsidR="00D1331B" w:rsidRPr="00D1331B" w:rsidRDefault="00D1331B" w:rsidP="00D1331B">
      <w:pPr>
        <w:rPr>
          <w:color w:val="000000" w:themeColor="text1"/>
        </w:rPr>
      </w:pPr>
      <w:r w:rsidRPr="00D1331B">
        <w:rPr>
          <w:color w:val="000000" w:themeColor="text1"/>
        </w:rPr>
        <w:t xml:space="preserve">The size of the estimation windows is chosen to be three months. The longer the estimation the </w:t>
      </w:r>
      <w:r>
        <w:rPr>
          <w:color w:val="000000" w:themeColor="text1"/>
        </w:rPr>
        <w:t>more stable</w:t>
      </w:r>
      <w:r w:rsidRPr="00D1331B">
        <w:rPr>
          <w:color w:val="000000" w:themeColor="text1"/>
        </w:rPr>
        <w:t xml:space="preserve"> our beta</w:t>
      </w:r>
      <w:r w:rsidR="004D4C0A">
        <w:rPr>
          <w:color w:val="000000" w:themeColor="text1"/>
        </w:rPr>
        <w:t>s</w:t>
      </w:r>
      <w:r w:rsidRPr="00D1331B">
        <w:rPr>
          <w:color w:val="000000" w:themeColor="text1"/>
        </w:rPr>
        <w:t xml:space="preserve"> and gamma</w:t>
      </w:r>
      <w:r w:rsidR="004D4C0A">
        <w:rPr>
          <w:color w:val="000000" w:themeColor="text1"/>
        </w:rPr>
        <w:t>s</w:t>
      </w:r>
      <w:r w:rsidRPr="00D1331B">
        <w:rPr>
          <w:color w:val="000000" w:themeColor="text1"/>
        </w:rPr>
        <w:t xml:space="preserve"> will be. </w:t>
      </w:r>
    </w:p>
    <w:p w14:paraId="22FDD540" w14:textId="7BB8C287" w:rsidR="004D4C0A" w:rsidRDefault="00D1331B" w:rsidP="00D1331B">
      <w:pPr>
        <w:rPr>
          <w:color w:val="000000" w:themeColor="text1"/>
        </w:rPr>
      </w:pPr>
      <w:r w:rsidRPr="00D1331B">
        <w:rPr>
          <w:color w:val="000000" w:themeColor="text1"/>
        </w:rPr>
        <w:t xml:space="preserve">We restrict ourselves to 3 months mainly due to computational issues and simply regress the times series to compute </w:t>
      </w:r>
      <w:r>
        <w:rPr>
          <w:color w:val="000000" w:themeColor="text1"/>
        </w:rPr>
        <w:t xml:space="preserve">our estimated </w:t>
      </w:r>
      <w:r w:rsidR="004D4C0A">
        <w:rPr>
          <w:color w:val="000000" w:themeColor="text1"/>
        </w:rPr>
        <w:t>alpha and beta</w:t>
      </w:r>
      <w:r w:rsidRPr="00D1331B">
        <w:rPr>
          <w:color w:val="000000" w:themeColor="text1"/>
        </w:rPr>
        <w:t xml:space="preserve"> for each of our stocks</w:t>
      </w:r>
      <w:r w:rsidR="004D4C0A">
        <w:rPr>
          <w:color w:val="000000" w:themeColor="text1"/>
        </w:rPr>
        <w:t>, to which we will append a ^</w:t>
      </w:r>
      <w:r w:rsidRPr="00D1331B">
        <w:rPr>
          <w:color w:val="000000" w:themeColor="text1"/>
        </w:rPr>
        <w:t>. Let's note here that we tested many different market models (constant market mo</w:t>
      </w:r>
      <w:r w:rsidR="004D4C0A">
        <w:rPr>
          <w:color w:val="000000" w:themeColor="text1"/>
        </w:rPr>
        <w:t xml:space="preserve">del, daily betas market model) </w:t>
      </w:r>
      <w:r w:rsidRPr="00D1331B">
        <w:rPr>
          <w:color w:val="000000" w:themeColor="text1"/>
        </w:rPr>
        <w:t>and observe always the same abnormality patterns.</w:t>
      </w:r>
    </w:p>
    <w:p w14:paraId="655B4AC3" w14:textId="27B270DA" w:rsidR="00D1331B" w:rsidRDefault="004D4C0A" w:rsidP="004D4C0A">
      <w:pPr>
        <w:pStyle w:val="Heading2"/>
        <w:rPr>
          <w:color w:val="000000" w:themeColor="text1"/>
        </w:rPr>
      </w:pPr>
      <w:r>
        <w:t>3.4 Return profile</w:t>
      </w:r>
    </w:p>
    <w:p w14:paraId="7A760D62" w14:textId="4ACFCFB1" w:rsidR="00830F8E" w:rsidRDefault="004D4C0A" w:rsidP="004D4C0A">
      <w:pPr>
        <w:rPr>
          <w:color w:val="000000" w:themeColor="text1"/>
        </w:rPr>
      </w:pPr>
      <w:r>
        <w:rPr>
          <w:noProof/>
          <w:lang w:val="es-ES" w:eastAsia="es-ES"/>
        </w:rPr>
        <w:drawing>
          <wp:anchor distT="0" distB="0" distL="114300" distR="114300" simplePos="0" relativeHeight="251685888" behindDoc="0" locked="0" layoutInCell="1" allowOverlap="1" wp14:anchorId="1982F249" wp14:editId="6A3AE225">
            <wp:simplePos x="0" y="0"/>
            <wp:positionH relativeFrom="margin">
              <wp:posOffset>1419225</wp:posOffset>
            </wp:positionH>
            <wp:positionV relativeFrom="paragraph">
              <wp:posOffset>347345</wp:posOffset>
            </wp:positionV>
            <wp:extent cx="3409950" cy="3848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09950" cy="384810"/>
                    </a:xfrm>
                    <a:prstGeom prst="rect">
                      <a:avLst/>
                    </a:prstGeom>
                  </pic:spPr>
                </pic:pic>
              </a:graphicData>
            </a:graphic>
            <wp14:sizeRelH relativeFrom="margin">
              <wp14:pctWidth>0</wp14:pctWidth>
            </wp14:sizeRelH>
            <wp14:sizeRelV relativeFrom="margin">
              <wp14:pctHeight>0</wp14:pctHeight>
            </wp14:sizeRelV>
          </wp:anchor>
        </w:drawing>
      </w:r>
      <w:r w:rsidRPr="004D4C0A">
        <w:rPr>
          <w:color w:val="000000" w:themeColor="text1"/>
        </w:rPr>
        <w:t xml:space="preserve">Our model parameters being calibrated, </w:t>
      </w:r>
      <w:r>
        <w:rPr>
          <w:color w:val="000000" w:themeColor="text1"/>
        </w:rPr>
        <w:t>we compute the abnormal returns</w:t>
      </w:r>
      <w:r w:rsidR="00830F8E">
        <w:rPr>
          <w:color w:val="000000" w:themeColor="text1"/>
        </w:rPr>
        <w:t>:</w:t>
      </w:r>
    </w:p>
    <w:p w14:paraId="1FBC396C" w14:textId="261399EE" w:rsidR="00873A43" w:rsidRDefault="00873A43" w:rsidP="004D4C0A">
      <w:pPr>
        <w:rPr>
          <w:color w:val="000000" w:themeColor="text1"/>
        </w:rPr>
      </w:pPr>
    </w:p>
    <w:p w14:paraId="0C0D242C" w14:textId="4CF0D72E" w:rsidR="004D4C0A" w:rsidRDefault="004D4C0A" w:rsidP="004D4C0A">
      <w:pPr>
        <w:rPr>
          <w:color w:val="000000" w:themeColor="text1"/>
        </w:rPr>
      </w:pPr>
      <w:r>
        <w:rPr>
          <w:noProof/>
          <w:lang w:val="es-ES" w:eastAsia="es-ES"/>
        </w:rPr>
        <w:drawing>
          <wp:anchor distT="0" distB="0" distL="114300" distR="114300" simplePos="0" relativeHeight="251686912" behindDoc="0" locked="0" layoutInCell="1" allowOverlap="1" wp14:anchorId="5D17C27E" wp14:editId="7F8C90F2">
            <wp:simplePos x="0" y="0"/>
            <wp:positionH relativeFrom="margin">
              <wp:align>center</wp:align>
            </wp:positionH>
            <wp:positionV relativeFrom="paragraph">
              <wp:posOffset>299085</wp:posOffset>
            </wp:positionV>
            <wp:extent cx="1790700" cy="474980"/>
            <wp:effectExtent l="0" t="0" r="0" b="12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0700" cy="474980"/>
                    </a:xfrm>
                    <a:prstGeom prst="rect">
                      <a:avLst/>
                    </a:prstGeom>
                  </pic:spPr>
                </pic:pic>
              </a:graphicData>
            </a:graphic>
            <wp14:sizeRelH relativeFrom="margin">
              <wp14:pctWidth>0</wp14:pctWidth>
            </wp14:sizeRelH>
            <wp14:sizeRelV relativeFrom="margin">
              <wp14:pctHeight>0</wp14:pctHeight>
            </wp14:sizeRelV>
          </wp:anchor>
        </w:drawing>
      </w:r>
      <w:r w:rsidRPr="004D4C0A">
        <w:rPr>
          <w:color w:val="000000" w:themeColor="text1"/>
        </w:rPr>
        <w:t>Cumulating those abnormal returns across time yields</w:t>
      </w:r>
      <w:r>
        <w:rPr>
          <w:color w:val="000000" w:themeColor="text1"/>
        </w:rPr>
        <w:t xml:space="preserve"> the cumulative abnormal return:</w:t>
      </w:r>
    </w:p>
    <w:p w14:paraId="5151A94C" w14:textId="0F226631" w:rsidR="004D4C0A" w:rsidRPr="004D4C0A" w:rsidRDefault="004D4C0A" w:rsidP="004D4C0A">
      <w:pPr>
        <w:rPr>
          <w:color w:val="000000" w:themeColor="text1"/>
        </w:rPr>
      </w:pPr>
      <w:r w:rsidRPr="004D4C0A">
        <w:rPr>
          <w:color w:val="000000" w:themeColor="text1"/>
        </w:rPr>
        <w:t xml:space="preserve">This measure is the one we have chosen to assess our abnormal return in the event window. </w:t>
      </w:r>
    </w:p>
    <w:p w14:paraId="44D8987C" w14:textId="0714561F" w:rsidR="004D4C0A" w:rsidRPr="004D4C0A" w:rsidRDefault="004D4C0A" w:rsidP="004D4C0A">
      <w:pPr>
        <w:rPr>
          <w:color w:val="000000" w:themeColor="text1"/>
        </w:rPr>
      </w:pPr>
      <w:r w:rsidRPr="004D4C0A">
        <w:rPr>
          <w:color w:val="000000" w:themeColor="text1"/>
        </w:rPr>
        <w:t>We will show the cross sectional average cumulated abnormal return around event news minute with 180 minutes padding bucketed by 5 minutes.</w:t>
      </w:r>
    </w:p>
    <w:p w14:paraId="17FBF9A6" w14:textId="13B47992" w:rsidR="004D4C0A" w:rsidRDefault="004D4C0A" w:rsidP="004D4C0A">
      <w:pPr>
        <w:rPr>
          <w:color w:val="000000" w:themeColor="text1"/>
        </w:rPr>
      </w:pPr>
      <w:r>
        <w:rPr>
          <w:noProof/>
          <w:lang w:val="es-ES" w:eastAsia="es-ES"/>
        </w:rPr>
        <w:lastRenderedPageBreak/>
        <w:drawing>
          <wp:anchor distT="0" distB="0" distL="114300" distR="114300" simplePos="0" relativeHeight="251687936" behindDoc="0" locked="0" layoutInCell="1" allowOverlap="1" wp14:anchorId="71AE08B5" wp14:editId="28EC2B47">
            <wp:simplePos x="0" y="0"/>
            <wp:positionH relativeFrom="margin">
              <wp:posOffset>1772787</wp:posOffset>
            </wp:positionH>
            <wp:positionV relativeFrom="paragraph">
              <wp:posOffset>290343</wp:posOffset>
            </wp:positionV>
            <wp:extent cx="2560955" cy="6000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0955" cy="600075"/>
                    </a:xfrm>
                    <a:prstGeom prst="rect">
                      <a:avLst/>
                    </a:prstGeom>
                  </pic:spPr>
                </pic:pic>
              </a:graphicData>
            </a:graphic>
            <wp14:sizeRelH relativeFrom="margin">
              <wp14:pctWidth>0</wp14:pctWidth>
            </wp14:sizeRelH>
            <wp14:sizeRelV relativeFrom="margin">
              <wp14:pctHeight>0</wp14:pctHeight>
            </wp14:sizeRelV>
          </wp:anchor>
        </w:drawing>
      </w:r>
      <w:r w:rsidRPr="004D4C0A">
        <w:rPr>
          <w:color w:val="000000" w:themeColor="text1"/>
        </w:rPr>
        <w:t>For cumulative abnormal returns the cross-sectiona</w:t>
      </w:r>
      <w:r w:rsidR="00830F8E">
        <w:rPr>
          <w:color w:val="000000" w:themeColor="text1"/>
        </w:rPr>
        <w:t>l average (CAAR) is computed as</w:t>
      </w:r>
      <w:r w:rsidRPr="004D4C0A">
        <w:rPr>
          <w:color w:val="000000" w:themeColor="text1"/>
        </w:rPr>
        <w:t>:</w:t>
      </w:r>
    </w:p>
    <w:p w14:paraId="6F38CAB1" w14:textId="29B552EF" w:rsidR="004D4C0A" w:rsidRPr="004D4C0A" w:rsidRDefault="004D4C0A" w:rsidP="004D4C0A">
      <w:pPr>
        <w:rPr>
          <w:color w:val="000000" w:themeColor="text1"/>
        </w:rPr>
      </w:pPr>
      <w:r w:rsidRPr="004D4C0A">
        <w:rPr>
          <w:color w:val="000000" w:themeColor="text1"/>
        </w:rPr>
        <w:t>We will center our CAAR around the event windows and make it null for the very bucket containing the timestamp of Ravenpack captured</w:t>
      </w:r>
      <w:r>
        <w:rPr>
          <w:color w:val="000000" w:themeColor="text1"/>
        </w:rPr>
        <w:t xml:space="preserve"> </w:t>
      </w:r>
      <w:r w:rsidRPr="004D4C0A">
        <w:rPr>
          <w:color w:val="000000" w:themeColor="text1"/>
        </w:rPr>
        <w:t>event, so that the potential returns we could make if entering the market in the minute after the new</w:t>
      </w:r>
      <w:r>
        <w:rPr>
          <w:color w:val="000000" w:themeColor="text1"/>
        </w:rPr>
        <w:t>s will be displayed past zero (t&gt;0</w:t>
      </w:r>
      <w:r w:rsidRPr="004D4C0A">
        <w:rPr>
          <w:color w:val="000000" w:themeColor="text1"/>
        </w:rPr>
        <w:t>).</w:t>
      </w:r>
    </w:p>
    <w:p w14:paraId="70C4E128" w14:textId="42C71A33" w:rsidR="004D4C0A" w:rsidRPr="004D4C0A" w:rsidRDefault="004D4C0A" w:rsidP="004D4C0A">
      <w:pPr>
        <w:rPr>
          <w:color w:val="000000" w:themeColor="text1"/>
        </w:rPr>
      </w:pPr>
      <w:r>
        <w:rPr>
          <w:noProof/>
          <w:lang w:val="es-ES" w:eastAsia="es-ES"/>
        </w:rPr>
        <w:drawing>
          <wp:anchor distT="0" distB="0" distL="114300" distR="114300" simplePos="0" relativeHeight="251688960" behindDoc="0" locked="0" layoutInCell="1" allowOverlap="1" wp14:anchorId="414BBFE2" wp14:editId="4F86AF28">
            <wp:simplePos x="0" y="0"/>
            <wp:positionH relativeFrom="margin">
              <wp:align>center</wp:align>
            </wp:positionH>
            <wp:positionV relativeFrom="paragraph">
              <wp:posOffset>744855</wp:posOffset>
            </wp:positionV>
            <wp:extent cx="3686175" cy="50038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6175" cy="500380"/>
                    </a:xfrm>
                    <a:prstGeom prst="rect">
                      <a:avLst/>
                    </a:prstGeom>
                  </pic:spPr>
                </pic:pic>
              </a:graphicData>
            </a:graphic>
            <wp14:sizeRelH relativeFrom="margin">
              <wp14:pctWidth>0</wp14:pctWidth>
            </wp14:sizeRelH>
            <wp14:sizeRelV relativeFrom="margin">
              <wp14:pctHeight>0</wp14:pctHeight>
            </wp14:sizeRelV>
          </wp:anchor>
        </w:drawing>
      </w:r>
      <w:r w:rsidRPr="004D4C0A">
        <w:rPr>
          <w:color w:val="000000" w:themeColor="text1"/>
        </w:rPr>
        <w:t>Let's just mention her</w:t>
      </w:r>
      <w:r w:rsidR="00830F8E">
        <w:rPr>
          <w:color w:val="000000" w:themeColor="text1"/>
        </w:rPr>
        <w:t>e some other measures we tested</w:t>
      </w:r>
      <w:r w:rsidRPr="004D4C0A">
        <w:rPr>
          <w:color w:val="000000" w:themeColor="text1"/>
        </w:rPr>
        <w:t>: the buy-and-hold abnormal return (BHAR), which is defined as the difference between the realized buy-and-hold return and the normal buy-and-hold return</w:t>
      </w:r>
    </w:p>
    <w:p w14:paraId="75ADB7C9" w14:textId="34E93F7D" w:rsidR="004D4C0A" w:rsidRDefault="004D4C0A" w:rsidP="004D4C0A">
      <w:pPr>
        <w:rPr>
          <w:color w:val="000000" w:themeColor="text1"/>
        </w:rPr>
      </w:pPr>
    </w:p>
    <w:p w14:paraId="7CA36AAC" w14:textId="5CDCD0BA" w:rsidR="004D4C0A" w:rsidRDefault="00693A88" w:rsidP="004D4C0A">
      <w:pPr>
        <w:pStyle w:val="Heading2"/>
        <w:rPr>
          <w:color w:val="000000" w:themeColor="text1"/>
        </w:rPr>
      </w:pPr>
      <w:r>
        <w:t>3.5 Statistical signi</w:t>
      </w:r>
      <w:r w:rsidR="004D4C0A">
        <w:t>ficance</w:t>
      </w:r>
    </w:p>
    <w:p w14:paraId="1E4F442A" w14:textId="4FB8F029" w:rsidR="001A45B5" w:rsidRPr="001A45B5" w:rsidRDefault="001A45B5" w:rsidP="001A45B5">
      <w:pPr>
        <w:rPr>
          <w:color w:val="000000" w:themeColor="text1"/>
        </w:rPr>
      </w:pPr>
      <w:r w:rsidRPr="001A45B5">
        <w:rPr>
          <w:color w:val="000000" w:themeColor="text1"/>
        </w:rPr>
        <w:t>In our search for profitable trading profiles, we will use Ravenpack analytics to its full extent to filter per source, news novelty, entity relevance, and so on, but as we filter our events, the observations count</w:t>
      </w:r>
      <w:r w:rsidR="006D6988">
        <w:rPr>
          <w:color w:val="000000" w:themeColor="text1"/>
        </w:rPr>
        <w:t xml:space="preserve"> thus lessen</w:t>
      </w:r>
      <w:ins w:id="191" w:author="Stefan Duprey" w:date="2016-11-14T08:37:00Z">
        <w:r w:rsidR="00C81FD1">
          <w:rPr>
            <w:color w:val="000000" w:themeColor="text1"/>
          </w:rPr>
          <w:t>s</w:t>
        </w:r>
      </w:ins>
      <w:del w:id="192" w:author="Stefan Duprey" w:date="2016-11-14T08:37:00Z">
        <w:r w:rsidR="006D6988" w:rsidDel="00C81FD1">
          <w:rPr>
            <w:color w:val="000000" w:themeColor="text1"/>
          </w:rPr>
          <w:delText>ing</w:delText>
        </w:r>
      </w:del>
      <w:r w:rsidRPr="001A45B5">
        <w:rPr>
          <w:color w:val="000000" w:themeColor="text1"/>
        </w:rPr>
        <w:t xml:space="preserve"> and to properly discriminate among those distinct cumulative trading profiles, one must devise a proper statistical significance measure to ponder the potential average compounded return possibly tradable.</w:t>
      </w:r>
    </w:p>
    <w:p w14:paraId="61F6B0DC" w14:textId="7804A252" w:rsidR="001A45B5" w:rsidRPr="001A45B5" w:rsidRDefault="001A45B5" w:rsidP="001A45B5">
      <w:pPr>
        <w:rPr>
          <w:color w:val="000000" w:themeColor="text1"/>
        </w:rPr>
      </w:pPr>
      <w:r w:rsidRPr="001A45B5">
        <w:rPr>
          <w:color w:val="000000" w:themeColor="text1"/>
        </w:rPr>
        <w:t>Many of those statistical tests have been extensively used and detailed in academic literature. We have tested most of them and retained only the most robust one to rank our profiles: the generalized Corrado rank test.</w:t>
      </w:r>
      <w:ins w:id="193" w:author="Stefan Duprey" w:date="2016-11-14T08:37:00Z">
        <w:r w:rsidR="00C81FD1">
          <w:rPr>
            <w:color w:val="000000" w:themeColor="text1"/>
          </w:rPr>
          <w:t xml:space="preserve"> We here follow </w:t>
        </w:r>
      </w:ins>
      <w:ins w:id="194" w:author="Stefan Duprey" w:date="2016-11-14T08:38:00Z">
        <w:r w:rsidR="00C81FD1">
          <w:rPr>
            <w:color w:val="000000" w:themeColor="text1"/>
          </w:rPr>
          <w:t xml:space="preserve">once again </w:t>
        </w:r>
      </w:ins>
      <w:ins w:id="195" w:author="Stefan Duprey" w:date="2016-11-14T08:37:00Z">
        <w:r w:rsidR="00C81FD1">
          <w:rPr>
            <w:color w:val="000000" w:themeColor="text1"/>
          </w:rPr>
          <w:t>[</w:t>
        </w:r>
      </w:ins>
      <w:ins w:id="196" w:author="Stefan Duprey" w:date="2016-11-14T08:38:00Z">
        <w:r w:rsidR="00C81FD1">
          <w:rPr>
            <w:color w:val="000000" w:themeColor="text1"/>
          </w:rPr>
          <w:t>2</w:t>
        </w:r>
      </w:ins>
      <w:ins w:id="197" w:author="Stefan Duprey" w:date="2016-11-14T08:37:00Z">
        <w:r w:rsidR="00C81FD1">
          <w:rPr>
            <w:color w:val="000000" w:themeColor="text1"/>
          </w:rPr>
          <w:t>]</w:t>
        </w:r>
      </w:ins>
      <w:ins w:id="198" w:author="Stefan Duprey" w:date="2016-11-14T08:38:00Z">
        <w:r w:rsidR="00C81FD1">
          <w:rPr>
            <w:color w:val="000000" w:themeColor="text1"/>
          </w:rPr>
          <w:t xml:space="preserve"> path.</w:t>
        </w:r>
      </w:ins>
    </w:p>
    <w:p w14:paraId="72E2F2D1" w14:textId="64D4190D" w:rsidR="006D6988" w:rsidRDefault="001A45B5" w:rsidP="001A45B5">
      <w:pPr>
        <w:rPr>
          <w:ins w:id="199" w:author="Stefan Duprey" w:date="2016-11-11T09:06:00Z"/>
          <w:color w:val="000000" w:themeColor="text1"/>
        </w:rPr>
      </w:pPr>
      <w:r>
        <w:rPr>
          <w:color w:val="000000" w:themeColor="text1"/>
        </w:rPr>
        <w:t xml:space="preserve">We use the generalized cumulative Corrado test </w:t>
      </w:r>
      <w:r w:rsidR="00B101B7" w:rsidRPr="00B101B7">
        <w:rPr>
          <w:color w:val="000000" w:themeColor="text1"/>
        </w:rPr>
        <w:t xml:space="preserve">centered </w:t>
      </w:r>
      <w:r w:rsidR="006D6988" w:rsidRPr="00B101B7">
        <w:rPr>
          <w:color w:val="000000" w:themeColor="text1"/>
        </w:rPr>
        <w:t>on</w:t>
      </w:r>
      <w:r w:rsidR="00B101B7" w:rsidRPr="00B101B7">
        <w:rPr>
          <w:color w:val="000000" w:themeColor="text1"/>
        </w:rPr>
        <w:t xml:space="preserve"> the event: </w:t>
      </w:r>
      <w:r w:rsidR="006D6988">
        <w:rPr>
          <w:color w:val="000000" w:themeColor="text1"/>
        </w:rPr>
        <w:t xml:space="preserve">the whole methodology being detailed in Appendix A. This is the best way to assess statistically the event impact over </w:t>
      </w:r>
      <w:r w:rsidR="00CB0CCB">
        <w:rPr>
          <w:color w:val="000000" w:themeColor="text1"/>
        </w:rPr>
        <w:t>minute’s</w:t>
      </w:r>
      <w:r w:rsidR="006D6988">
        <w:rPr>
          <w:color w:val="000000" w:themeColor="text1"/>
        </w:rPr>
        <w:t xml:space="preserve"> returns both after and before Ravenpack event timestamp. We will see that the behavior of those tests really depends on the news soft or hard type. The more unexpected the news is, the bigger the statistical significance post event is. The more anticipated the new</w:t>
      </w:r>
      <w:r w:rsidR="00DA3F70">
        <w:rPr>
          <w:color w:val="000000" w:themeColor="text1"/>
        </w:rPr>
        <w:t>s</w:t>
      </w:r>
      <w:r w:rsidR="006D6988">
        <w:rPr>
          <w:color w:val="000000" w:themeColor="text1"/>
        </w:rPr>
        <w:t xml:space="preserve"> is</w:t>
      </w:r>
      <w:r w:rsidR="00DA3F70">
        <w:rPr>
          <w:color w:val="000000" w:themeColor="text1"/>
        </w:rPr>
        <w:t xml:space="preserve"> for hard </w:t>
      </w:r>
      <w:ins w:id="200" w:author="Stefan Duprey" w:date="2016-11-14T08:38:00Z">
        <w:r w:rsidR="00C81FD1">
          <w:rPr>
            <w:color w:val="000000" w:themeColor="text1"/>
          </w:rPr>
          <w:t xml:space="preserve">scheduled </w:t>
        </w:r>
      </w:ins>
      <w:r w:rsidR="00DA3F70">
        <w:rPr>
          <w:color w:val="000000" w:themeColor="text1"/>
        </w:rPr>
        <w:t>news, the bigger the pre event statistical significance is.</w:t>
      </w:r>
      <w:r w:rsidR="005A3AE8">
        <w:rPr>
          <w:color w:val="000000" w:themeColor="text1"/>
        </w:rPr>
        <w:t xml:space="preserve"> </w:t>
      </w:r>
    </w:p>
    <w:p w14:paraId="7349664E" w14:textId="77777777" w:rsidR="001A538E" w:rsidRDefault="001A538E" w:rsidP="001A45B5">
      <w:pPr>
        <w:rPr>
          <w:ins w:id="201" w:author="Stefan Duprey" w:date="2016-11-11T09:06:00Z"/>
          <w:color w:val="000000" w:themeColor="text1"/>
        </w:rPr>
      </w:pPr>
    </w:p>
    <w:p w14:paraId="61E6A942" w14:textId="77777777" w:rsidR="001A538E" w:rsidRDefault="001A538E" w:rsidP="001A45B5">
      <w:pPr>
        <w:rPr>
          <w:ins w:id="202" w:author="Stefan Duprey" w:date="2016-11-11T09:06:00Z"/>
          <w:color w:val="000000" w:themeColor="text1"/>
        </w:rPr>
      </w:pPr>
    </w:p>
    <w:p w14:paraId="68F82A9B" w14:textId="77777777" w:rsidR="001A538E" w:rsidRDefault="001A538E" w:rsidP="001A45B5">
      <w:pPr>
        <w:rPr>
          <w:ins w:id="203" w:author="Stefan Duprey" w:date="2016-11-11T09:06:00Z"/>
          <w:color w:val="000000" w:themeColor="text1"/>
        </w:rPr>
      </w:pPr>
    </w:p>
    <w:p w14:paraId="13877027" w14:textId="77777777" w:rsidR="001A538E" w:rsidRDefault="001A538E" w:rsidP="001A45B5">
      <w:pPr>
        <w:rPr>
          <w:ins w:id="204" w:author="Stefan Duprey" w:date="2016-11-11T09:06:00Z"/>
          <w:color w:val="000000" w:themeColor="text1"/>
        </w:rPr>
      </w:pPr>
    </w:p>
    <w:p w14:paraId="4DE6349A" w14:textId="77777777" w:rsidR="001A538E" w:rsidRDefault="001A538E" w:rsidP="001A45B5">
      <w:pPr>
        <w:rPr>
          <w:ins w:id="205" w:author="Stefan Duprey" w:date="2016-11-11T09:06:00Z"/>
          <w:color w:val="000000" w:themeColor="text1"/>
        </w:rPr>
      </w:pPr>
    </w:p>
    <w:p w14:paraId="137CC6C6" w14:textId="77777777" w:rsidR="001A538E" w:rsidRDefault="001A538E" w:rsidP="001A45B5">
      <w:pPr>
        <w:rPr>
          <w:ins w:id="206" w:author="Stefan Duprey" w:date="2016-11-11T09:06:00Z"/>
          <w:color w:val="000000" w:themeColor="text1"/>
        </w:rPr>
      </w:pPr>
    </w:p>
    <w:p w14:paraId="34E250B4" w14:textId="77777777" w:rsidR="001A538E" w:rsidRDefault="001A538E" w:rsidP="001A45B5">
      <w:pPr>
        <w:rPr>
          <w:color w:val="000000" w:themeColor="text1"/>
        </w:rPr>
      </w:pPr>
    </w:p>
    <w:p w14:paraId="3578DF4F" w14:textId="1BF5BFDB" w:rsidR="004A0AD9" w:rsidRDefault="004A0AD9">
      <w:pPr>
        <w:pStyle w:val="Heading1"/>
      </w:pPr>
      <w:r>
        <w:lastRenderedPageBreak/>
        <w:t xml:space="preserve">4. </w:t>
      </w:r>
      <w:r w:rsidR="00DA3F70">
        <w:t>Results</w:t>
      </w:r>
    </w:p>
    <w:p w14:paraId="5D8E2ACB" w14:textId="77777777" w:rsidR="001D2FB2" w:rsidRDefault="005A3AE8" w:rsidP="001D2FB2">
      <w:pPr>
        <w:rPr>
          <w:moveTo w:id="207" w:author="Stefan Duprey" w:date="2016-11-14T08:45:00Z"/>
          <w:lang w:eastAsia="zh-CN"/>
        </w:rPr>
      </w:pPr>
      <w:r>
        <w:rPr>
          <w:szCs w:val="24"/>
          <w:lang w:eastAsia="zh-CN"/>
        </w:rPr>
        <w:t xml:space="preserve">Having described our methodology, in this section, </w:t>
      </w:r>
      <w:r w:rsidRPr="00B70E1F">
        <w:rPr>
          <w:szCs w:val="24"/>
          <w:lang w:eastAsia="zh-CN"/>
        </w:rPr>
        <w:t>we</w:t>
      </w:r>
      <w:r>
        <w:rPr>
          <w:szCs w:val="24"/>
          <w:lang w:eastAsia="zh-CN"/>
        </w:rPr>
        <w:t xml:space="preserve"> evaluate the quality of our profiles. We begin by detailing the overall average behavior at Ravenpack</w:t>
      </w:r>
      <w:r w:rsidR="009A6924">
        <w:rPr>
          <w:szCs w:val="24"/>
          <w:lang w:eastAsia="zh-CN"/>
        </w:rPr>
        <w:t xml:space="preserve"> </w:t>
      </w:r>
      <w:ins w:id="208" w:author="Stefan Duprey" w:date="2016-11-14T08:39:00Z">
        <w:r w:rsidR="004F72E3">
          <w:rPr>
            <w:szCs w:val="24"/>
            <w:lang w:eastAsia="zh-CN"/>
          </w:rPr>
          <w:t>most granular level</w:t>
        </w:r>
      </w:ins>
      <w:del w:id="209" w:author="Stefan Duprey" w:date="2016-11-14T08:39:00Z">
        <w:r w:rsidR="009A6924" w:rsidDel="004F72E3">
          <w:rPr>
            <w:szCs w:val="24"/>
            <w:lang w:eastAsia="zh-CN"/>
          </w:rPr>
          <w:delText>two distinct granularity level</w:delText>
        </w:r>
        <w:r w:rsidDel="004F72E3">
          <w:rPr>
            <w:szCs w:val="24"/>
            <w:lang w:eastAsia="zh-CN"/>
          </w:rPr>
          <w:delText>: group and categor</w:delText>
        </w:r>
      </w:del>
      <w:ins w:id="210" w:author="Stefan Duprey" w:date="2016-11-11T09:06:00Z">
        <w:r w:rsidR="001A538E">
          <w:rPr>
            <w:szCs w:val="24"/>
            <w:lang w:eastAsia="zh-CN"/>
          </w:rPr>
          <w:t>.</w:t>
        </w:r>
      </w:ins>
      <w:ins w:id="211" w:author="Stefan Duprey" w:date="2016-11-14T08:40:00Z">
        <w:r w:rsidR="004F72E3">
          <w:rPr>
            <w:szCs w:val="24"/>
            <w:lang w:eastAsia="zh-CN"/>
          </w:rPr>
          <w:t xml:space="preserve"> </w:t>
        </w:r>
      </w:ins>
      <w:moveToRangeStart w:id="212" w:author="Stefan Duprey" w:date="2016-11-14T08:45:00Z" w:name="move466876478"/>
      <w:moveTo w:id="213" w:author="Stefan Duprey" w:date="2016-11-14T08:45:00Z">
        <w:r w:rsidR="001D2FB2">
          <w:rPr>
            <w:lang w:eastAsia="zh-CN"/>
          </w:rPr>
          <w:t xml:space="preserve">. Ravenpack expanded taxonomy and large scope of sources makes it the perfect tool to build a detailed and statistically significant profile database. </w:t>
        </w:r>
      </w:moveTo>
    </w:p>
    <w:moveToRangeEnd w:id="212"/>
    <w:p w14:paraId="18B0F089" w14:textId="17184E77" w:rsidR="005A3AE8" w:rsidRPr="005A3AE8" w:rsidRDefault="004F72E3" w:rsidP="005A3AE8">
      <w:pPr>
        <w:rPr>
          <w:szCs w:val="24"/>
          <w:lang w:eastAsia="zh-CN"/>
        </w:rPr>
      </w:pPr>
      <w:ins w:id="214" w:author="Stefan Duprey" w:date="2016-11-14T08:40:00Z">
        <w:r>
          <w:rPr>
            <w:szCs w:val="24"/>
            <w:lang w:eastAsia="zh-CN"/>
          </w:rPr>
          <w:t>Let’s here once again e</w:t>
        </w:r>
        <w:r w:rsidR="001D2FB2">
          <w:rPr>
            <w:szCs w:val="24"/>
            <w:lang w:eastAsia="zh-CN"/>
          </w:rPr>
          <w:t>mphasize the scope of the study</w:t>
        </w:r>
        <w:r>
          <w:rPr>
            <w:szCs w:val="24"/>
            <w:lang w:eastAsia="zh-CN"/>
          </w:rPr>
          <w:t xml:space="preserve">:  we average </w:t>
        </w:r>
        <w:r w:rsidR="001D2FB2">
          <w:rPr>
            <w:szCs w:val="24"/>
            <w:lang w:eastAsia="zh-CN"/>
          </w:rPr>
          <w:t xml:space="preserve">overall Ravenpack </w:t>
        </w:r>
      </w:ins>
      <w:ins w:id="215" w:author="Stefan Duprey" w:date="2016-11-14T08:41:00Z">
        <w:r w:rsidR="001D2FB2">
          <w:rPr>
            <w:szCs w:val="24"/>
            <w:lang w:eastAsia="zh-CN"/>
          </w:rPr>
          <w:t>big data company specific categories (up to 6753)</w:t>
        </w:r>
      </w:ins>
      <w:ins w:id="216" w:author="Stefan Duprey" w:date="2016-11-14T08:42:00Z">
        <w:r w:rsidR="001D2FB2">
          <w:rPr>
            <w:szCs w:val="24"/>
            <w:lang w:eastAsia="zh-CN"/>
          </w:rPr>
          <w:t xml:space="preserve"> over the last ten years. </w:t>
        </w:r>
      </w:ins>
      <w:ins w:id="217" w:author="Stefan Duprey" w:date="2016-11-14T08:43:00Z">
        <w:r w:rsidR="001D2FB2">
          <w:rPr>
            <w:szCs w:val="24"/>
            <w:lang w:eastAsia="zh-CN"/>
          </w:rPr>
          <w:t xml:space="preserve">For each category, we build profiles for a Cartesian grid of Ravenpack analytics: novelty, event relevance, similarity gap and source type. </w:t>
        </w:r>
      </w:ins>
      <w:ins w:id="218" w:author="Stefan Duprey" w:date="2016-11-14T08:44:00Z">
        <w:r w:rsidR="001D2FB2">
          <w:rPr>
            <w:szCs w:val="24"/>
            <w:lang w:eastAsia="zh-CN"/>
          </w:rPr>
          <w:t>We end up here with more than 100 000 market reaction profiles. The average profile is aimed at giving us some raw overall information.</w:t>
        </w:r>
      </w:ins>
      <w:del w:id="219" w:author="Stefan Duprey" w:date="2016-11-11T09:06:00Z">
        <w:r w:rsidR="005A3AE8" w:rsidDel="001A538E">
          <w:rPr>
            <w:szCs w:val="24"/>
            <w:lang w:eastAsia="zh-CN"/>
          </w:rPr>
          <w:delText>y.</w:delText>
        </w:r>
      </w:del>
    </w:p>
    <w:p w14:paraId="791BA2C0" w14:textId="671F419C" w:rsidR="004A0AD9" w:rsidRPr="00E85390" w:rsidRDefault="004A0AD9">
      <w:pPr>
        <w:pStyle w:val="Heading1"/>
      </w:pPr>
      <w:r w:rsidRPr="00E85390">
        <w:t xml:space="preserve">4.1 </w:t>
      </w:r>
      <w:r w:rsidR="00C34612" w:rsidRPr="00E85390">
        <w:t>Average profile</w:t>
      </w:r>
      <w:r w:rsidR="002E6136" w:rsidRPr="00E85390">
        <w:t xml:space="preserve"> behavior</w:t>
      </w:r>
    </w:p>
    <w:p w14:paraId="29845954" w14:textId="44DC4688" w:rsidR="005A2E98" w:rsidDel="001A538E" w:rsidRDefault="002E6136" w:rsidP="002E6136">
      <w:pPr>
        <w:rPr>
          <w:moveFrom w:id="220" w:author="Stefan Duprey" w:date="2016-11-14T08:45:00Z"/>
          <w:lang w:eastAsia="zh-CN"/>
        </w:rPr>
      </w:pPr>
      <w:r>
        <w:rPr>
          <w:lang w:eastAsia="zh-CN"/>
        </w:rPr>
        <w:t xml:space="preserve">We here show the average </w:t>
      </w:r>
      <w:r w:rsidR="00D411C2">
        <w:rPr>
          <w:lang w:eastAsia="zh-CN"/>
        </w:rPr>
        <w:t>market reaction</w:t>
      </w:r>
      <w:r>
        <w:rPr>
          <w:lang w:eastAsia="zh-CN"/>
        </w:rPr>
        <w:t xml:space="preserve"> behavior.</w:t>
      </w:r>
      <w:r w:rsidR="00D411C2">
        <w:rPr>
          <w:lang w:eastAsia="zh-CN"/>
        </w:rPr>
        <w:t xml:space="preserve"> </w:t>
      </w:r>
      <w:r w:rsidR="005A2E98">
        <w:rPr>
          <w:lang w:eastAsia="zh-CN"/>
        </w:rPr>
        <w:t xml:space="preserve"> </w:t>
      </w:r>
      <w:del w:id="221" w:author="Stefan Duprey" w:date="2016-11-14T08:46:00Z">
        <w:r w:rsidR="005A2E98" w:rsidDel="001D2FB2">
          <w:rPr>
            <w:lang w:eastAsia="zh-CN"/>
          </w:rPr>
          <w:delText>We focus here at Ravenpack most granular level: the category</w:delText>
        </w:r>
      </w:del>
      <w:moveFromRangeStart w:id="222" w:author="Stefan Duprey" w:date="2016-11-14T08:45:00Z" w:name="move466876478"/>
      <w:moveFrom w:id="223" w:author="Stefan Duprey" w:date="2016-11-14T08:45:00Z">
        <w:r w:rsidR="005A2E98" w:rsidDel="001D2FB2">
          <w:rPr>
            <w:lang w:eastAsia="zh-CN"/>
          </w:rPr>
          <w:t>. Ravenpack expanded taxonomy and large scope of</w:t>
        </w:r>
        <w:r w:rsidR="000E5F51" w:rsidDel="001D2FB2">
          <w:rPr>
            <w:lang w:eastAsia="zh-CN"/>
          </w:rPr>
          <w:t xml:space="preserve"> sources makes it the perfect tool to build a detailed and statistically significant profile database. </w:t>
        </w:r>
      </w:moveFrom>
    </w:p>
    <w:moveFromRangeEnd w:id="222"/>
    <w:p w14:paraId="0DFBE95F" w14:textId="518AB156" w:rsidR="005A2E98" w:rsidDel="001D2FB2" w:rsidRDefault="005A2E98" w:rsidP="002E6136">
      <w:pPr>
        <w:rPr>
          <w:del w:id="224" w:author="Stefan Duprey" w:date="2016-11-14T08:46:00Z"/>
          <w:lang w:eastAsia="zh-CN"/>
        </w:rPr>
      </w:pPr>
    </w:p>
    <w:p w14:paraId="5B1E5D03" w14:textId="46CC6CD1" w:rsidR="00D411C2" w:rsidDel="001A538E" w:rsidRDefault="00D411C2" w:rsidP="002E6136">
      <w:pPr>
        <w:rPr>
          <w:del w:id="225" w:author="Stefan Duprey" w:date="2016-11-11T09:07:00Z"/>
          <w:lang w:eastAsia="zh-CN"/>
        </w:rPr>
      </w:pPr>
      <w:r>
        <w:rPr>
          <w:lang w:eastAsia="zh-CN"/>
        </w:rPr>
        <w:t xml:space="preserve">To avoid overfitting, we here </w:t>
      </w:r>
      <w:del w:id="226" w:author="Stefan Duprey" w:date="2016-11-14T08:46:00Z">
        <w:r w:rsidDel="001D2FB2">
          <w:rPr>
            <w:lang w:eastAsia="zh-CN"/>
          </w:rPr>
          <w:delText xml:space="preserve">use </w:delText>
        </w:r>
      </w:del>
      <w:ins w:id="227" w:author="Stefan Duprey" w:date="2016-11-14T08:46:00Z">
        <w:r w:rsidR="001D2FB2">
          <w:rPr>
            <w:lang w:eastAsia="zh-CN"/>
          </w:rPr>
          <w:t>average only</w:t>
        </w:r>
        <w:r w:rsidR="001D2FB2">
          <w:rPr>
            <w:lang w:eastAsia="zh-CN"/>
          </w:rPr>
          <w:t xml:space="preserve"> </w:t>
        </w:r>
      </w:ins>
      <w:r>
        <w:rPr>
          <w:lang w:eastAsia="zh-CN"/>
        </w:rPr>
        <w:t xml:space="preserve">for all taxonomy events </w:t>
      </w:r>
      <w:ins w:id="228" w:author="Stefan Duprey" w:date="2016-11-14T08:47:00Z">
        <w:r w:rsidR="001D2FB2">
          <w:rPr>
            <w:lang w:eastAsia="zh-CN"/>
          </w:rPr>
          <w:t xml:space="preserve">with </w:t>
        </w:r>
      </w:ins>
      <w:r>
        <w:rPr>
          <w:lang w:eastAsia="zh-CN"/>
        </w:rPr>
        <w:t>the same filtering methodology: similarity gap greater than one day, high entity and event relevance. We compute the average profile overall Ravenpack sources.</w:t>
      </w:r>
      <w:ins w:id="229" w:author="Stefan Duprey" w:date="2016-11-11T09:07:00Z">
        <w:r w:rsidR="001A538E">
          <w:rPr>
            <w:lang w:eastAsia="zh-CN"/>
          </w:rPr>
          <w:t xml:space="preserve">  </w:t>
        </w:r>
      </w:ins>
    </w:p>
    <w:p w14:paraId="769BE6A2" w14:textId="534EB3E9" w:rsidR="0048430F" w:rsidDel="00AC1A98" w:rsidRDefault="002E6136" w:rsidP="002E6136">
      <w:pPr>
        <w:rPr>
          <w:del w:id="230" w:author="Stefan Duprey" w:date="2016-11-10T18:19:00Z"/>
          <w:lang w:eastAsia="zh-CN"/>
        </w:rPr>
      </w:pPr>
      <w:r>
        <w:rPr>
          <w:lang w:eastAsia="zh-CN"/>
        </w:rPr>
        <w:t xml:space="preserve">We here apply no </w:t>
      </w:r>
      <w:r w:rsidR="00D411C2">
        <w:rPr>
          <w:lang w:eastAsia="zh-CN"/>
        </w:rPr>
        <w:t>specific pondering on the profiles according to their frequency</w:t>
      </w:r>
      <w:del w:id="231" w:author="Stefan Duprey" w:date="2016-11-14T08:47:00Z">
        <w:r w:rsidR="00D411C2" w:rsidDel="001D2FB2">
          <w:rPr>
            <w:lang w:eastAsia="zh-CN"/>
          </w:rPr>
          <w:delText xml:space="preserve">, which accounts for the slight </w:delText>
        </w:r>
        <w:r w:rsidR="000E5F51" w:rsidDel="001D2FB2">
          <w:rPr>
            <w:lang w:eastAsia="zh-CN"/>
          </w:rPr>
          <w:delText>irregularity</w:delText>
        </w:r>
        <w:r w:rsidR="00D411C2" w:rsidDel="001D2FB2">
          <w:rPr>
            <w:lang w:eastAsia="zh-CN"/>
          </w:rPr>
          <w:delText xml:space="preserve"> of the average profiles</w:delText>
        </w:r>
      </w:del>
      <w:r w:rsidR="00D411C2">
        <w:rPr>
          <w:lang w:eastAsia="zh-CN"/>
        </w:rPr>
        <w:t xml:space="preserve">. </w:t>
      </w:r>
      <w:r w:rsidR="000E5F51">
        <w:rPr>
          <w:lang w:eastAsia="zh-CN"/>
        </w:rPr>
        <w:t>We will see in the next paragraph a way to filter category profiles according to different metrics.</w:t>
      </w:r>
    </w:p>
    <w:p w14:paraId="5D378760" w14:textId="6541E914" w:rsidR="002E6136" w:rsidDel="00AC1A98" w:rsidRDefault="002E6136" w:rsidP="002E6136">
      <w:pPr>
        <w:rPr>
          <w:del w:id="232" w:author="Stefan Duprey" w:date="2016-11-10T18:19:00Z"/>
          <w:lang w:eastAsia="zh-CN"/>
        </w:rPr>
      </w:pPr>
    </w:p>
    <w:p w14:paraId="2555F6BA" w14:textId="77777777" w:rsidR="002E6136" w:rsidDel="00AC1A98" w:rsidRDefault="002E6136" w:rsidP="002E6136">
      <w:pPr>
        <w:rPr>
          <w:del w:id="233" w:author="Stefan Duprey" w:date="2016-11-10T18:19:00Z"/>
          <w:lang w:eastAsia="zh-CN"/>
        </w:rPr>
      </w:pPr>
    </w:p>
    <w:p w14:paraId="6DE7154F" w14:textId="77777777" w:rsidR="002E6136" w:rsidDel="00AC1A98" w:rsidRDefault="002E6136" w:rsidP="002E6136">
      <w:pPr>
        <w:rPr>
          <w:del w:id="234" w:author="Stefan Duprey" w:date="2016-11-10T18:19:00Z"/>
          <w:lang w:eastAsia="zh-CN"/>
        </w:rPr>
      </w:pPr>
    </w:p>
    <w:p w14:paraId="55296C70" w14:textId="77777777" w:rsidR="002E6136" w:rsidDel="00AC1A98" w:rsidRDefault="002E6136" w:rsidP="002E6136">
      <w:pPr>
        <w:rPr>
          <w:del w:id="235" w:author="Stefan Duprey" w:date="2016-11-10T18:19:00Z"/>
          <w:lang w:eastAsia="zh-CN"/>
        </w:rPr>
      </w:pPr>
    </w:p>
    <w:p w14:paraId="3131DE87" w14:textId="77777777" w:rsidR="002E6136" w:rsidDel="00AC1A98" w:rsidRDefault="002E6136" w:rsidP="002E6136">
      <w:pPr>
        <w:rPr>
          <w:del w:id="236" w:author="Stefan Duprey" w:date="2016-11-10T18:19:00Z"/>
          <w:lang w:eastAsia="zh-CN"/>
        </w:rPr>
      </w:pPr>
    </w:p>
    <w:p w14:paraId="6132B2B7" w14:textId="77777777" w:rsidR="002E6136" w:rsidDel="00AC1A98" w:rsidRDefault="002E6136" w:rsidP="002E6136">
      <w:pPr>
        <w:rPr>
          <w:del w:id="237" w:author="Stefan Duprey" w:date="2016-11-10T18:19:00Z"/>
          <w:lang w:eastAsia="zh-CN"/>
        </w:rPr>
      </w:pPr>
    </w:p>
    <w:p w14:paraId="16F34BEA" w14:textId="77777777" w:rsidR="002E6136" w:rsidRDefault="002E6136" w:rsidP="002E6136">
      <w:pPr>
        <w:rPr>
          <w:lang w:eastAsia="zh-CN"/>
        </w:rPr>
      </w:pPr>
    </w:p>
    <w:p w14:paraId="15A5D030" w14:textId="0D3C1FE8" w:rsidR="000C3C4C" w:rsidRDefault="000C3C4C" w:rsidP="004A0AD9">
      <w:pPr>
        <w:rPr>
          <w:ins w:id="238" w:author="Stefan Duprey" w:date="2016-11-11T16:19:00Z"/>
          <w:b/>
          <w:szCs w:val="24"/>
          <w:lang w:eastAsia="zh-CN"/>
        </w:rPr>
      </w:pPr>
    </w:p>
    <w:p w14:paraId="0242B0A7" w14:textId="56A0AD45" w:rsidR="007814D0" w:rsidRPr="00EE4EAA" w:rsidRDefault="001D2FB2" w:rsidP="004A0AD9">
      <w:pPr>
        <w:rPr>
          <w:b/>
          <w:szCs w:val="24"/>
          <w:lang w:eastAsia="zh-CN"/>
        </w:rPr>
      </w:pPr>
      <w:commentRangeStart w:id="239"/>
      <w:r w:rsidRPr="007F502C">
        <w:rPr>
          <w:b/>
          <w:noProof/>
          <w:lang w:val="es-ES" w:eastAsia="es-ES"/>
        </w:rPr>
        <w:drawing>
          <wp:anchor distT="0" distB="0" distL="114300" distR="114300" simplePos="0" relativeHeight="251747328" behindDoc="0" locked="0" layoutInCell="1" allowOverlap="1" wp14:anchorId="03E978D5" wp14:editId="4D760CF7">
            <wp:simplePos x="0" y="0"/>
            <wp:positionH relativeFrom="margin">
              <wp:align>center</wp:align>
            </wp:positionH>
            <wp:positionV relativeFrom="paragraph">
              <wp:posOffset>269240</wp:posOffset>
            </wp:positionV>
            <wp:extent cx="4773295" cy="2862580"/>
            <wp:effectExtent l="0" t="0" r="8255" b="0"/>
            <wp:wrapTopAndBottom/>
            <wp:docPr id="22" name="Picture 22" descr="W:\OutputData\sduprey\NAR-326\PAPER_PICTURES\ALL\BEST_PROFILES\card_post_ranked_returnbigdata_returns_category_average_profile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ALL\BEST_PROFILES\card_post_ranked_returnbigdata_returns_category_average_profile_c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3295" cy="286258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39"/>
      <w:r w:rsidR="00A1083E">
        <w:rPr>
          <w:rStyle w:val="CommentReference"/>
        </w:rPr>
        <w:commentReference w:id="239"/>
      </w:r>
      <w:r w:rsidR="005A3AE8">
        <w:rPr>
          <w:b/>
          <w:szCs w:val="24"/>
          <w:lang w:eastAsia="zh-CN"/>
        </w:rPr>
        <w:t>Average abnormal returns, volatility and return at the</w:t>
      </w:r>
      <w:r w:rsidR="009A6924">
        <w:rPr>
          <w:b/>
          <w:szCs w:val="24"/>
          <w:lang w:eastAsia="zh-CN"/>
        </w:rPr>
        <w:t xml:space="preserve"> category level</w:t>
      </w:r>
      <w:r w:rsidR="005A3AE8">
        <w:rPr>
          <w:b/>
          <w:szCs w:val="24"/>
          <w:lang w:eastAsia="zh-CN"/>
        </w:rPr>
        <w:t>:</w:t>
      </w:r>
    </w:p>
    <w:p w14:paraId="47F75B3B" w14:textId="3F7F3FB1" w:rsidR="00E85390" w:rsidRDefault="001A538E" w:rsidP="007F502C">
      <w:pPr>
        <w:pStyle w:val="Subtitle"/>
        <w:ind w:left="0"/>
        <w:rPr>
          <w:ins w:id="240" w:author="Stefan Duprey" w:date="2016-11-11T09:08:00Z"/>
          <w:rStyle w:val="SubtitleChar"/>
        </w:rPr>
      </w:pPr>
      <w:del w:id="241" w:author="Stefan Duprey" w:date="2016-11-11T09:10:00Z">
        <w:r w:rsidDel="001A538E">
          <w:rPr>
            <w:noProof/>
            <w:lang w:val="es-ES" w:eastAsia="es-ES"/>
          </w:rPr>
          <w:drawing>
            <wp:anchor distT="0" distB="0" distL="114300" distR="114300" simplePos="0" relativeHeight="251749376" behindDoc="0" locked="0" layoutInCell="1" allowOverlap="1" wp14:anchorId="2D18A659" wp14:editId="373D9FCC">
              <wp:simplePos x="0" y="0"/>
              <wp:positionH relativeFrom="margin">
                <wp:posOffset>1003861</wp:posOffset>
              </wp:positionH>
              <wp:positionV relativeFrom="paragraph">
                <wp:posOffset>634808</wp:posOffset>
              </wp:positionV>
              <wp:extent cx="4010025" cy="2403475"/>
              <wp:effectExtent l="0" t="0" r="9525" b="0"/>
              <wp:wrapTopAndBottom/>
              <wp:docPr id="26" name="Picture 26" descr="W:\OutputData\sduprey\NAR-326\PAPER_PICTURES\ALL\BEST_PROFILES\post_ranked_returnbigdata_volatility_category_average_profile_c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BEST_PROFILES\post_ranked_returnbigdata_volatility_category_average_profile_ci Cop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1002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4A0AD9" w:rsidRPr="009F09DD">
        <w:rPr>
          <w:lang w:eastAsia="zh-CN"/>
        </w:rPr>
        <w:t xml:space="preserve"> </w:t>
      </w:r>
      <w:r w:rsidR="005A3AE8">
        <w:rPr>
          <w:rStyle w:val="SubtitleChar"/>
          <w:b/>
        </w:rPr>
        <w:t>F</w:t>
      </w:r>
      <w:r w:rsidR="005A3AE8" w:rsidRPr="00DF36BD">
        <w:rPr>
          <w:rStyle w:val="SubtitleChar"/>
          <w:b/>
        </w:rPr>
        <w:t xml:space="preserve">IGURE </w:t>
      </w:r>
      <w:r w:rsidR="005A3AE8">
        <w:rPr>
          <w:rStyle w:val="SubtitleChar"/>
          <w:b/>
        </w:rPr>
        <w:t>4</w:t>
      </w:r>
      <w:r w:rsidR="005A3AE8" w:rsidRPr="00DF36BD">
        <w:rPr>
          <w:rStyle w:val="SubtitleChar"/>
          <w:b/>
        </w:rPr>
        <w:t>:</w:t>
      </w:r>
      <w:r w:rsidR="005A3AE8">
        <w:rPr>
          <w:rStyle w:val="SubtitleChar"/>
          <w:b/>
        </w:rPr>
        <w:t xml:space="preserve"> </w:t>
      </w:r>
      <w:r w:rsidR="007F502C">
        <w:rPr>
          <w:rStyle w:val="SubtitleChar"/>
          <w:b/>
        </w:rPr>
        <w:t xml:space="preserve">Average </w:t>
      </w:r>
      <w:r w:rsidR="00EE4EAA">
        <w:rPr>
          <w:rStyle w:val="SubtitleChar"/>
          <w:b/>
        </w:rPr>
        <w:t>cumulative abnormal returns</w:t>
      </w:r>
      <w:r w:rsidR="007F502C">
        <w:rPr>
          <w:rStyle w:val="SubtitleChar"/>
          <w:b/>
        </w:rPr>
        <w:t xml:space="preserve"> across all category profiles</w:t>
      </w:r>
      <w:r w:rsidR="005A3AE8" w:rsidRPr="00DF36BD">
        <w:rPr>
          <w:rStyle w:val="SubtitleChar"/>
          <w:b/>
        </w:rPr>
        <w:t>.</w:t>
      </w:r>
      <w:r w:rsidR="007F502C">
        <w:rPr>
          <w:rStyle w:val="SubtitleChar"/>
          <w:b/>
        </w:rPr>
        <w:t xml:space="preserve"> </w:t>
      </w:r>
      <w:r w:rsidR="005A3AE8" w:rsidRPr="00DF36BD">
        <w:rPr>
          <w:rStyle w:val="SubtitleChar"/>
        </w:rPr>
        <w:t xml:space="preserve"> </w:t>
      </w:r>
      <w:r w:rsidR="007F502C">
        <w:rPr>
          <w:rStyle w:val="SubtitleChar"/>
        </w:rPr>
        <w:t xml:space="preserve">This average profile is computed over all Ravenpack </w:t>
      </w:r>
      <w:commentRangeStart w:id="242"/>
      <w:commentRangeStart w:id="243"/>
      <w:r w:rsidR="007F502C">
        <w:rPr>
          <w:rStyle w:val="SubtitleChar"/>
        </w:rPr>
        <w:t xml:space="preserve">sources filtering for similarity gap </w:t>
      </w:r>
      <w:commentRangeEnd w:id="242"/>
      <w:r w:rsidR="00A1083E">
        <w:rPr>
          <w:rStyle w:val="CommentReference"/>
          <w:rFonts w:eastAsiaTheme="minorEastAsia" w:cstheme="minorBidi"/>
          <w:iCs w:val="0"/>
          <w:spacing w:val="0"/>
        </w:rPr>
        <w:commentReference w:id="242"/>
      </w:r>
      <w:commentRangeEnd w:id="243"/>
      <w:r w:rsidR="00855FBA">
        <w:rPr>
          <w:rStyle w:val="CommentReference"/>
          <w:rFonts w:eastAsiaTheme="minorEastAsia" w:cstheme="minorBidi"/>
          <w:iCs w:val="0"/>
          <w:spacing w:val="0"/>
        </w:rPr>
        <w:commentReference w:id="243"/>
      </w:r>
      <w:r w:rsidR="007F502C">
        <w:rPr>
          <w:rStyle w:val="SubtitleChar"/>
        </w:rPr>
        <w:t>greater than one day and high event/entity relevance</w:t>
      </w:r>
      <w:r w:rsidR="000E5F51">
        <w:rPr>
          <w:rStyle w:val="SubtitleChar"/>
        </w:rPr>
        <w:t>. Negative sentiment categories have been reversed.</w:t>
      </w:r>
      <w:ins w:id="244" w:author="Stefan Duprey" w:date="2016-11-10T16:49:00Z">
        <w:r w:rsidR="00855FBA">
          <w:rPr>
            <w:rStyle w:val="SubtitleChar"/>
          </w:rPr>
          <w:t xml:space="preserve"> The event window spans between -180/180 minutes around the event.</w:t>
        </w:r>
      </w:ins>
    </w:p>
    <w:p w14:paraId="48AD7446" w14:textId="3D1046FF" w:rsidR="001A538E" w:rsidRDefault="001A538E">
      <w:pPr>
        <w:rPr>
          <w:ins w:id="245" w:author="Stefan Duprey" w:date="2016-11-11T09:10:00Z"/>
        </w:rPr>
        <w:pPrChange w:id="246" w:author="Stefan Duprey" w:date="2016-11-11T09:08:00Z">
          <w:pPr>
            <w:pStyle w:val="Subtitle"/>
            <w:ind w:left="0"/>
          </w:pPr>
        </w:pPrChange>
      </w:pPr>
    </w:p>
    <w:p w14:paraId="28CEC0CC" w14:textId="34807795" w:rsidR="001A538E" w:rsidRDefault="001D2FB2">
      <w:pPr>
        <w:rPr>
          <w:ins w:id="247" w:author="Stefan Duprey" w:date="2016-11-11T09:10:00Z"/>
        </w:rPr>
        <w:pPrChange w:id="248" w:author="Stefan Duprey" w:date="2016-11-11T09:08:00Z">
          <w:pPr>
            <w:pStyle w:val="Subtitle"/>
            <w:ind w:left="0"/>
          </w:pPr>
        </w:pPrChange>
      </w:pPr>
      <w:ins w:id="249" w:author="Stefan Duprey" w:date="2016-11-11T09:10:00Z">
        <w:r>
          <w:rPr>
            <w:noProof/>
            <w:lang w:val="es-ES" w:eastAsia="es-ES"/>
          </w:rPr>
          <w:lastRenderedPageBreak/>
          <w:drawing>
            <wp:anchor distT="0" distB="0" distL="114300" distR="114300" simplePos="0" relativeHeight="251843584" behindDoc="0" locked="0" layoutInCell="1" allowOverlap="1" wp14:anchorId="07DD4C95" wp14:editId="0B0CF25F">
              <wp:simplePos x="0" y="0"/>
              <wp:positionH relativeFrom="margin">
                <wp:posOffset>825057</wp:posOffset>
              </wp:positionH>
              <wp:positionV relativeFrom="paragraph">
                <wp:posOffset>242732</wp:posOffset>
              </wp:positionV>
              <wp:extent cx="4612640" cy="2764155"/>
              <wp:effectExtent l="0" t="0" r="0" b="0"/>
              <wp:wrapTopAndBottom/>
              <wp:docPr id="305" name="Picture 305" descr="W:\OutputData\sduprey\NAR-326\PAPER_PICTURES\ALL\BEST_PROFILES\post_ranked_returnbigdata_volatility_category_average_profile_c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BEST_PROFILES\post_ranked_returnbigdata_volatility_category_average_profile_ci Copy.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2640"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A16B9DA" w14:textId="35EC9C0C" w:rsidR="001A538E" w:rsidRDefault="001A538E">
      <w:pPr>
        <w:rPr>
          <w:ins w:id="250" w:author="Stefan Duprey" w:date="2016-11-11T09:10:00Z"/>
        </w:rPr>
        <w:pPrChange w:id="251" w:author="Stefan Duprey" w:date="2016-11-11T09:08:00Z">
          <w:pPr>
            <w:pStyle w:val="Subtitle"/>
            <w:ind w:left="0"/>
          </w:pPr>
        </w:pPrChange>
      </w:pPr>
    </w:p>
    <w:p w14:paraId="64E4C81E" w14:textId="55DCD194" w:rsidR="001A538E" w:rsidRDefault="001A538E">
      <w:pPr>
        <w:rPr>
          <w:ins w:id="252" w:author="Stefan Duprey" w:date="2016-11-11T09:10:00Z"/>
        </w:rPr>
        <w:pPrChange w:id="253" w:author="Stefan Duprey" w:date="2016-11-11T09:08:00Z">
          <w:pPr>
            <w:pStyle w:val="Subtitle"/>
            <w:ind w:left="0"/>
          </w:pPr>
        </w:pPrChange>
      </w:pPr>
    </w:p>
    <w:p w14:paraId="37DE24A1" w14:textId="1B01867F" w:rsidR="001A538E" w:rsidRDefault="001A538E">
      <w:pPr>
        <w:rPr>
          <w:ins w:id="254" w:author="Stefan Duprey" w:date="2016-11-11T09:10:00Z"/>
        </w:rPr>
        <w:pPrChange w:id="255" w:author="Stefan Duprey" w:date="2016-11-11T09:08:00Z">
          <w:pPr>
            <w:pStyle w:val="Subtitle"/>
            <w:ind w:left="0"/>
          </w:pPr>
        </w:pPrChange>
      </w:pPr>
    </w:p>
    <w:p w14:paraId="60300662" w14:textId="2CAEDDF7" w:rsidR="001A538E" w:rsidRPr="001A538E" w:rsidRDefault="001A538E">
      <w:pPr>
        <w:rPr>
          <w:iCs/>
          <w:rPrChange w:id="256" w:author="Stefan Duprey" w:date="2016-11-11T09:08:00Z">
            <w:rPr>
              <w:iCs w:val="0"/>
            </w:rPr>
          </w:rPrChange>
        </w:rPr>
        <w:pPrChange w:id="257" w:author="Stefan Duprey" w:date="2016-11-11T09:08:00Z">
          <w:pPr>
            <w:pStyle w:val="Subtitle"/>
            <w:ind w:left="0"/>
          </w:pPr>
        </w:pPrChange>
      </w:pPr>
    </w:p>
    <w:p w14:paraId="7512A1B7" w14:textId="14B19435" w:rsidR="007F502C" w:rsidRPr="007F502C" w:rsidRDefault="00873A43" w:rsidP="007F502C">
      <w:pPr>
        <w:pStyle w:val="Subtitle"/>
        <w:ind w:left="0"/>
        <w:rPr>
          <w:iCs w:val="0"/>
        </w:rPr>
      </w:pPr>
      <w:r>
        <w:rPr>
          <w:rStyle w:val="SubtitleChar"/>
          <w:b/>
        </w:rPr>
        <w:t>F</w:t>
      </w:r>
      <w:r w:rsidRPr="00DF36BD">
        <w:rPr>
          <w:rStyle w:val="SubtitleChar"/>
          <w:b/>
        </w:rPr>
        <w:t xml:space="preserve">IGURE </w:t>
      </w:r>
      <w:r>
        <w:rPr>
          <w:rStyle w:val="SubtitleChar"/>
          <w:b/>
        </w:rPr>
        <w:t>5</w:t>
      </w:r>
      <w:r w:rsidRPr="00DF36BD">
        <w:rPr>
          <w:rStyle w:val="SubtitleChar"/>
          <w:b/>
        </w:rPr>
        <w:t>:</w:t>
      </w:r>
      <w:r w:rsidR="007F502C">
        <w:rPr>
          <w:rStyle w:val="SubtitleChar"/>
          <w:b/>
        </w:rPr>
        <w:t xml:space="preserve"> Average </w:t>
      </w:r>
      <w:r>
        <w:rPr>
          <w:rStyle w:val="SubtitleChar"/>
          <w:b/>
        </w:rPr>
        <w:t>abnormal volatility</w:t>
      </w:r>
      <w:r w:rsidR="007F502C">
        <w:rPr>
          <w:rStyle w:val="SubtitleChar"/>
          <w:b/>
        </w:rPr>
        <w:t xml:space="preserve"> across all category profiles</w:t>
      </w:r>
      <w:r w:rsidRPr="00DF36BD">
        <w:rPr>
          <w:rStyle w:val="SubtitleChar"/>
          <w:b/>
        </w:rPr>
        <w:t>.</w:t>
      </w:r>
      <w:r w:rsidR="007F502C">
        <w:rPr>
          <w:rStyle w:val="SubtitleChar"/>
        </w:rPr>
        <w:t xml:space="preserve"> This average profile is computed over all Ravenpack sources filtering for similarity gap greater than one day and high event/entity relevance</w:t>
      </w:r>
    </w:p>
    <w:p w14:paraId="19BA3C37" w14:textId="7B8F7337" w:rsidR="007F502C" w:rsidRPr="007F502C" w:rsidRDefault="00DF4960" w:rsidP="007F502C">
      <w:pPr>
        <w:pStyle w:val="Subtitle"/>
        <w:ind w:left="0"/>
        <w:rPr>
          <w:iCs w:val="0"/>
        </w:rPr>
      </w:pPr>
      <w:r>
        <w:rPr>
          <w:rStyle w:val="SubtitleChar"/>
          <w:noProof/>
          <w:lang w:val="es-ES" w:eastAsia="es-ES"/>
        </w:rPr>
        <w:drawing>
          <wp:anchor distT="0" distB="0" distL="114300" distR="114300" simplePos="0" relativeHeight="251750400" behindDoc="0" locked="0" layoutInCell="1" allowOverlap="1" wp14:anchorId="757C369C" wp14:editId="1779EBEA">
            <wp:simplePos x="0" y="0"/>
            <wp:positionH relativeFrom="margin">
              <wp:posOffset>817998</wp:posOffset>
            </wp:positionH>
            <wp:positionV relativeFrom="paragraph">
              <wp:posOffset>261458</wp:posOffset>
            </wp:positionV>
            <wp:extent cx="4599305" cy="2755265"/>
            <wp:effectExtent l="0" t="0" r="0" b="6985"/>
            <wp:wrapTopAndBottom/>
            <wp:docPr id="31" name="Picture 31" descr="W:\OutputData\sduprey\NAR-326\PAPER_PICTURES\ALL\BEST_PROFILES\post_ranked_returnbigdata_volume_category_average_profile_c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utputData\sduprey\NAR-326\PAPER_PICTURES\ALL\BEST_PROFILES\post_ranked_returnbigdata_volume_category_average_profile_ci Copy.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99305" cy="2755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2244D" w14:textId="7FFB161F" w:rsidR="001A538E" w:rsidRDefault="001A538E" w:rsidP="007F502C">
      <w:pPr>
        <w:pStyle w:val="Subtitle"/>
        <w:ind w:left="0"/>
        <w:rPr>
          <w:ins w:id="258" w:author="Stefan Duprey" w:date="2016-11-11T09:09:00Z"/>
          <w:rStyle w:val="SubtitleChar"/>
          <w:b/>
        </w:rPr>
      </w:pPr>
    </w:p>
    <w:p w14:paraId="2C378DD8" w14:textId="68F056FF" w:rsidR="001A538E" w:rsidRDefault="001A538E" w:rsidP="007F502C">
      <w:pPr>
        <w:pStyle w:val="Subtitle"/>
        <w:ind w:left="0"/>
        <w:rPr>
          <w:ins w:id="259" w:author="Stefan Duprey" w:date="2016-11-11T09:09:00Z"/>
          <w:rStyle w:val="SubtitleChar"/>
          <w:b/>
        </w:rPr>
      </w:pPr>
    </w:p>
    <w:p w14:paraId="4067DDD8" w14:textId="730956B4" w:rsidR="007F502C" w:rsidRPr="007F502C" w:rsidRDefault="007F502C" w:rsidP="007F502C">
      <w:pPr>
        <w:pStyle w:val="Subtitle"/>
        <w:ind w:left="0"/>
        <w:rPr>
          <w:iCs w:val="0"/>
        </w:rPr>
      </w:pPr>
      <w:del w:id="260" w:author="Stefan Duprey" w:date="2016-11-11T09:10:00Z">
        <w:r w:rsidDel="001A538E">
          <w:rPr>
            <w:rStyle w:val="SubtitleChar"/>
            <w:b/>
          </w:rPr>
          <w:delText>F</w:delText>
        </w:r>
      </w:del>
      <w:ins w:id="261" w:author="Stefan Duprey" w:date="2016-11-11T09:10:00Z">
        <w:r w:rsidR="001A538E">
          <w:rPr>
            <w:rStyle w:val="SubtitleChar"/>
            <w:b/>
          </w:rPr>
          <w:t>F</w:t>
        </w:r>
      </w:ins>
      <w:r w:rsidR="00873A43" w:rsidRPr="00DF36BD">
        <w:rPr>
          <w:rStyle w:val="SubtitleChar"/>
          <w:b/>
        </w:rPr>
        <w:t xml:space="preserve">IGURE </w:t>
      </w:r>
      <w:r w:rsidR="006F1C71">
        <w:rPr>
          <w:rStyle w:val="SubtitleChar"/>
          <w:b/>
        </w:rPr>
        <w:t>6</w:t>
      </w:r>
      <w:r w:rsidR="00873A43" w:rsidRPr="00DF36BD">
        <w:rPr>
          <w:rStyle w:val="SubtitleChar"/>
          <w:b/>
        </w:rPr>
        <w:t>:</w:t>
      </w:r>
      <w:r w:rsidR="00873A43">
        <w:rPr>
          <w:rStyle w:val="SubtitleChar"/>
          <w:b/>
        </w:rPr>
        <w:t xml:space="preserve"> </w:t>
      </w:r>
      <w:r>
        <w:rPr>
          <w:rStyle w:val="SubtitleChar"/>
          <w:b/>
        </w:rPr>
        <w:t>Average abnormal volume across all category profiles.</w:t>
      </w:r>
      <w:r w:rsidRPr="007F502C">
        <w:rPr>
          <w:rStyle w:val="SubtitleChar"/>
        </w:rPr>
        <w:t xml:space="preserve"> </w:t>
      </w:r>
      <w:r>
        <w:rPr>
          <w:rStyle w:val="SubtitleChar"/>
        </w:rPr>
        <w:t>This average profile is computed over all Ravenpack sources filtering for similarity gap greater than one day and high event/entity relevance</w:t>
      </w:r>
    </w:p>
    <w:p w14:paraId="495F1D7F" w14:textId="78206492" w:rsidR="009777BD" w:rsidDel="001A538E" w:rsidRDefault="009777BD" w:rsidP="004A0AD9">
      <w:pPr>
        <w:rPr>
          <w:del w:id="262" w:author="Stefan Duprey" w:date="2016-11-11T09:10:00Z"/>
          <w:szCs w:val="24"/>
          <w:lang w:eastAsia="zh-CN"/>
        </w:rPr>
      </w:pPr>
    </w:p>
    <w:p w14:paraId="6A495236" w14:textId="77777777" w:rsidR="001A538E" w:rsidRDefault="001A538E" w:rsidP="004A0AD9">
      <w:pPr>
        <w:rPr>
          <w:lang w:eastAsia="zh-CN"/>
        </w:rPr>
      </w:pPr>
    </w:p>
    <w:p w14:paraId="17C8E6FA" w14:textId="4F192D28" w:rsidR="00D411C2" w:rsidRPr="005A2E98" w:rsidDel="00C57BE0" w:rsidRDefault="005A2E98" w:rsidP="004A0AD9">
      <w:pPr>
        <w:rPr>
          <w:moveFrom w:id="263" w:author="Stefan Duprey" w:date="2016-11-14T08:49:00Z"/>
          <w:lang w:eastAsia="zh-CN"/>
        </w:rPr>
      </w:pPr>
      <w:moveFromRangeStart w:id="264" w:author="Stefan Duprey" w:date="2016-11-14T08:49:00Z" w:name="move466876697"/>
      <w:moveFrom w:id="265" w:author="Stefan Duprey" w:date="2016-11-14T08:49:00Z">
        <w:r w:rsidDel="00C57BE0">
          <w:rPr>
            <w:lang w:eastAsia="zh-CN"/>
          </w:rPr>
          <w:t xml:space="preserve">Similar results are found at the group level. It </w:t>
        </w:r>
        <w:r w:rsidR="006F1C71" w:rsidDel="00C57BE0">
          <w:rPr>
            <w:szCs w:val="24"/>
            <w:lang w:eastAsia="zh-CN"/>
          </w:rPr>
          <w:t>exhibits the same pattern</w:t>
        </w:r>
        <w:r w:rsidR="009E1944" w:rsidDel="00C57BE0">
          <w:rPr>
            <w:szCs w:val="24"/>
            <w:lang w:eastAsia="zh-CN"/>
          </w:rPr>
          <w:t>s for returns, volati</w:t>
        </w:r>
        <w:r w:rsidR="00D411C2" w:rsidDel="00C57BE0">
          <w:rPr>
            <w:szCs w:val="24"/>
            <w:lang w:eastAsia="zh-CN"/>
          </w:rPr>
          <w:t>lity</w:t>
        </w:r>
        <w:r w:rsidR="009E1944" w:rsidDel="00C57BE0">
          <w:rPr>
            <w:szCs w:val="24"/>
            <w:lang w:eastAsia="zh-CN"/>
          </w:rPr>
          <w:t xml:space="preserve"> and</w:t>
        </w:r>
        <w:r w:rsidR="00D411C2" w:rsidDel="00C57BE0">
          <w:rPr>
            <w:szCs w:val="24"/>
            <w:lang w:eastAsia="zh-CN"/>
          </w:rPr>
          <w:t xml:space="preserve"> volume</w:t>
        </w:r>
        <w:r w:rsidDel="00C57BE0">
          <w:rPr>
            <w:szCs w:val="24"/>
            <w:lang w:eastAsia="zh-CN"/>
          </w:rPr>
          <w:t>, but slightly less emphasized</w:t>
        </w:r>
        <w:r w:rsidR="00D411C2" w:rsidDel="00C57BE0">
          <w:rPr>
            <w:szCs w:val="24"/>
            <w:lang w:eastAsia="zh-CN"/>
          </w:rPr>
          <w:t>.</w:t>
        </w:r>
        <w:r w:rsidDel="00C57BE0">
          <w:rPr>
            <w:szCs w:val="24"/>
            <w:lang w:eastAsia="zh-CN"/>
          </w:rPr>
          <w:t xml:space="preserve"> As groups are more frequent, the signal tends to be less strong, with a lower expected cumulated abnormal return and surge in abnormal volatility. Using Ravenpack full taxonomy granularity is the best way to create the most profitable event driven strategies. Nevertheless trading at the group level</w:t>
        </w:r>
        <w:r w:rsidR="00D411C2" w:rsidDel="00C57BE0">
          <w:rPr>
            <w:szCs w:val="24"/>
            <w:lang w:eastAsia="zh-CN"/>
          </w:rPr>
          <w:t xml:space="preserve"> </w:t>
        </w:r>
        <w:r w:rsidDel="00C57BE0">
          <w:rPr>
            <w:szCs w:val="24"/>
            <w:lang w:eastAsia="zh-CN"/>
          </w:rPr>
          <w:t xml:space="preserve">can still be used for very frequent statistical arbitrage. </w:t>
        </w:r>
        <w:r w:rsidR="00D411C2" w:rsidDel="00C57BE0">
          <w:rPr>
            <w:szCs w:val="24"/>
            <w:lang w:eastAsia="zh-CN"/>
          </w:rPr>
          <w:t xml:space="preserve">We display the </w:t>
        </w:r>
        <w:r w:rsidDel="00C57BE0">
          <w:rPr>
            <w:szCs w:val="24"/>
            <w:lang w:eastAsia="zh-CN"/>
          </w:rPr>
          <w:t>results for the</w:t>
        </w:r>
        <w:r w:rsidR="00D411C2" w:rsidDel="00C57BE0">
          <w:rPr>
            <w:szCs w:val="24"/>
            <w:lang w:eastAsia="zh-CN"/>
          </w:rPr>
          <w:t xml:space="preserve"> group level in the appendix.</w:t>
        </w:r>
      </w:moveFrom>
    </w:p>
    <w:p w14:paraId="106B66E6" w14:textId="54EC4577" w:rsidR="00376DD0" w:rsidRPr="00E933E6" w:rsidRDefault="009E1944" w:rsidP="00376DD0">
      <w:pPr>
        <w:pStyle w:val="Heading1"/>
        <w:rPr>
          <w:ins w:id="266" w:author="Stefan Duprey" w:date="2016-11-11T16:57:00Z"/>
        </w:rPr>
      </w:pPr>
      <w:moveFrom w:id="267" w:author="Stefan Duprey" w:date="2016-11-14T08:49:00Z">
        <w:r w:rsidDel="00C57BE0">
          <w:rPr>
            <w:szCs w:val="24"/>
          </w:rPr>
          <w:t xml:space="preserve"> </w:t>
        </w:r>
      </w:moveFrom>
      <w:moveFromRangeEnd w:id="264"/>
      <w:ins w:id="268" w:author="Stefan Duprey" w:date="2016-11-11T16:57:00Z">
        <w:r w:rsidR="00376DD0">
          <w:t>4.2 Ravenpack sentiment</w:t>
        </w:r>
      </w:ins>
    </w:p>
    <w:p w14:paraId="6A1D6D9C" w14:textId="798A06BD" w:rsidR="001521ED" w:rsidRDefault="00C57BE0" w:rsidP="004A0AD9">
      <w:pPr>
        <w:rPr>
          <w:ins w:id="269" w:author="Stefan Duprey" w:date="2016-11-11T17:00:00Z"/>
          <w:szCs w:val="24"/>
          <w:lang w:eastAsia="zh-CN"/>
        </w:rPr>
      </w:pPr>
      <w:ins w:id="270" w:author="Stefan Duprey" w:date="2016-11-11T18:16:00Z">
        <w:r>
          <w:rPr>
            <w:noProof/>
            <w:szCs w:val="24"/>
            <w:lang w:val="es-ES" w:eastAsia="es-ES"/>
          </w:rPr>
          <w:drawing>
            <wp:anchor distT="0" distB="0" distL="114300" distR="114300" simplePos="0" relativeHeight="251868160" behindDoc="0" locked="0" layoutInCell="1" allowOverlap="1" wp14:anchorId="07E036D2" wp14:editId="6926903C">
              <wp:simplePos x="0" y="0"/>
              <wp:positionH relativeFrom="margin">
                <wp:posOffset>546248</wp:posOffset>
              </wp:positionH>
              <wp:positionV relativeFrom="paragraph">
                <wp:posOffset>899116</wp:posOffset>
              </wp:positionV>
              <wp:extent cx="4972050" cy="3136265"/>
              <wp:effectExtent l="0" t="0" r="0" b="6985"/>
              <wp:wrapTopAndBottom/>
              <wp:docPr id="315" name="Picture 315" descr="W:\OutputData\sduprey\NAR-326\PAPER_PICTURES\ALL\BEST_PROFILES\post_ranked_returnsplit_bigdata_returns_category_average_profile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BEST_PROFILES\post_ranked_returnsplit_bigdata_returns_category_average_profile_c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2050" cy="313626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271" w:author="Stefan Duprey" w:date="2016-11-11T16:59:00Z">
        <w:r w:rsidR="00376DD0">
          <w:rPr>
            <w:szCs w:val="24"/>
            <w:lang w:eastAsia="zh-CN"/>
          </w:rPr>
          <w:t xml:space="preserve">Ravenpack analytics </w:t>
        </w:r>
      </w:ins>
      <w:ins w:id="272" w:author="Stefan Duprey" w:date="2016-11-11T17:00:00Z">
        <w:r w:rsidR="00376DD0">
          <w:rPr>
            <w:szCs w:val="24"/>
            <w:lang w:eastAsia="zh-CN"/>
          </w:rPr>
          <w:t>provides each flagg</w:t>
        </w:r>
        <w:r w:rsidR="00FD4940">
          <w:rPr>
            <w:szCs w:val="24"/>
            <w:lang w:eastAsia="zh-CN"/>
          </w:rPr>
          <w:t>ed event with a sentiment score, whose sign gives the direction of the prediction and the absolute value the magnitude of the news.</w:t>
        </w:r>
      </w:ins>
      <w:ins w:id="273" w:author="Stefan Duprey" w:date="2016-11-11T18:00:00Z">
        <w:r w:rsidR="00FD4940">
          <w:rPr>
            <w:szCs w:val="24"/>
            <w:lang w:eastAsia="zh-CN"/>
          </w:rPr>
          <w:t xml:space="preserve"> We use here only the sentiment direction by splitting our incoming news in a positive or negative bucket.</w:t>
        </w:r>
      </w:ins>
    </w:p>
    <w:p w14:paraId="104E379E" w14:textId="40562CAC" w:rsidR="00FD4940" w:rsidRDefault="00FD4940" w:rsidP="004A0AD9">
      <w:pPr>
        <w:rPr>
          <w:ins w:id="274" w:author="Stefan Duprey" w:date="2016-11-11T16:57:00Z"/>
          <w:szCs w:val="24"/>
          <w:lang w:eastAsia="zh-CN"/>
        </w:rPr>
      </w:pPr>
    </w:p>
    <w:p w14:paraId="661EE02F" w14:textId="63DFA75F" w:rsidR="00FD4940" w:rsidRPr="007F502C" w:rsidRDefault="00FD4940" w:rsidP="00FD4940">
      <w:pPr>
        <w:pStyle w:val="Subtitle"/>
        <w:ind w:left="0"/>
        <w:rPr>
          <w:ins w:id="275" w:author="Stefan Duprey" w:date="2016-11-11T18:04:00Z"/>
          <w:iCs w:val="0"/>
        </w:rPr>
      </w:pPr>
      <w:ins w:id="276" w:author="Stefan Duprey" w:date="2016-11-11T18:04:00Z">
        <w:r>
          <w:rPr>
            <w:rStyle w:val="SubtitleChar"/>
            <w:b/>
          </w:rPr>
          <w:t>F</w:t>
        </w:r>
        <w:r w:rsidRPr="00DF36BD">
          <w:rPr>
            <w:rStyle w:val="SubtitleChar"/>
            <w:b/>
          </w:rPr>
          <w:t xml:space="preserve">IGURE </w:t>
        </w:r>
        <w:r>
          <w:rPr>
            <w:rStyle w:val="SubtitleChar"/>
            <w:b/>
          </w:rPr>
          <w:t>7</w:t>
        </w:r>
        <w:r w:rsidRPr="00DF36BD">
          <w:rPr>
            <w:rStyle w:val="SubtitleChar"/>
            <w:b/>
          </w:rPr>
          <w:t>:</w:t>
        </w:r>
        <w:r>
          <w:rPr>
            <w:rStyle w:val="SubtitleChar"/>
            <w:b/>
          </w:rPr>
          <w:t xml:space="preserve"> </w:t>
        </w:r>
      </w:ins>
      <w:ins w:id="277" w:author="Stefan Duprey" w:date="2016-11-11T18:06:00Z">
        <w:r>
          <w:rPr>
            <w:rStyle w:val="SubtitleChar"/>
            <w:b/>
          </w:rPr>
          <w:t>Average abnormal return split by positive versus negative sentiment</w:t>
        </w:r>
      </w:ins>
      <w:ins w:id="278" w:author="Stefan Duprey" w:date="2016-11-11T18:04:00Z">
        <w:r>
          <w:rPr>
            <w:rStyle w:val="SubtitleChar"/>
            <w:b/>
          </w:rPr>
          <w:t>.</w:t>
        </w:r>
        <w:r w:rsidRPr="007F502C">
          <w:rPr>
            <w:rStyle w:val="SubtitleChar"/>
          </w:rPr>
          <w:t xml:space="preserve"> </w:t>
        </w:r>
        <w:r>
          <w:rPr>
            <w:rStyle w:val="SubtitleChar"/>
          </w:rPr>
          <w:t>This average profile is computed over all Ravenpack sources filtering for similarity gap greater than one day and high event/entity relevance</w:t>
        </w:r>
      </w:ins>
    </w:p>
    <w:p w14:paraId="05FE71E7" w14:textId="42B0B2C8" w:rsidR="00376DD0" w:rsidRDefault="00376DD0" w:rsidP="004A0AD9">
      <w:pPr>
        <w:rPr>
          <w:ins w:id="279" w:author="Stefan Duprey" w:date="2016-11-11T16:57:00Z"/>
          <w:szCs w:val="24"/>
          <w:lang w:eastAsia="zh-CN"/>
        </w:rPr>
      </w:pPr>
    </w:p>
    <w:p w14:paraId="7CE32D2D" w14:textId="79A63D25" w:rsidR="00376DD0" w:rsidRDefault="00C57BE0" w:rsidP="004A0AD9">
      <w:pPr>
        <w:rPr>
          <w:ins w:id="280" w:author="Stefan Duprey" w:date="2016-11-14T08:50:00Z"/>
          <w:szCs w:val="24"/>
          <w:lang w:eastAsia="zh-CN"/>
        </w:rPr>
      </w:pPr>
      <w:ins w:id="281" w:author="Stefan Duprey" w:date="2016-11-14T08:50:00Z">
        <w:r>
          <w:rPr>
            <w:szCs w:val="24"/>
            <w:lang w:eastAsia="zh-CN"/>
          </w:rPr>
          <w:t xml:space="preserve">Let’s notice here that we found back a finance market </w:t>
        </w:r>
      </w:ins>
      <w:ins w:id="282" w:author="Stefan Duprey" w:date="2016-11-14T08:51:00Z">
        <w:r>
          <w:rPr>
            <w:szCs w:val="24"/>
            <w:lang w:eastAsia="zh-CN"/>
          </w:rPr>
          <w:t>well known stylized fact</w:t>
        </w:r>
        <w:r w:rsidR="00A526BB">
          <w:rPr>
            <w:szCs w:val="24"/>
            <w:lang w:eastAsia="zh-CN"/>
          </w:rPr>
          <w:t xml:space="preserve">: financial market tends to react in a stronger way to negative news, showing an </w:t>
        </w:r>
      </w:ins>
      <w:ins w:id="283" w:author="Stefan Duprey" w:date="2016-11-14T08:52:00Z">
        <w:r w:rsidR="00A526BB">
          <w:rPr>
            <w:szCs w:val="24"/>
            <w:lang w:eastAsia="zh-CN"/>
          </w:rPr>
          <w:t>asymmetry</w:t>
        </w:r>
      </w:ins>
      <w:ins w:id="284" w:author="Stefan Duprey" w:date="2016-11-14T08:51:00Z">
        <w:r w:rsidR="00A526BB">
          <w:rPr>
            <w:szCs w:val="24"/>
            <w:lang w:eastAsia="zh-CN"/>
          </w:rPr>
          <w:t xml:space="preserve"> </w:t>
        </w:r>
      </w:ins>
      <w:ins w:id="285" w:author="Stefan Duprey" w:date="2016-11-14T08:52:00Z">
        <w:r w:rsidR="00A526BB">
          <w:rPr>
            <w:szCs w:val="24"/>
            <w:lang w:eastAsia="zh-CN"/>
          </w:rPr>
          <w:t>to the negative side.</w:t>
        </w:r>
      </w:ins>
    </w:p>
    <w:p w14:paraId="7AA15A2E" w14:textId="77777777" w:rsidR="00C57BE0" w:rsidRDefault="00C57BE0" w:rsidP="004A0AD9">
      <w:pPr>
        <w:rPr>
          <w:ins w:id="286" w:author="Stefan Duprey" w:date="2016-11-11T16:57:00Z"/>
          <w:szCs w:val="24"/>
          <w:lang w:eastAsia="zh-CN"/>
        </w:rPr>
      </w:pPr>
    </w:p>
    <w:p w14:paraId="751EC62D" w14:textId="4E907017" w:rsidR="00C57BE0" w:rsidRPr="005A2E98" w:rsidDel="00A526BB" w:rsidRDefault="00C57BE0" w:rsidP="00C57BE0">
      <w:pPr>
        <w:rPr>
          <w:del w:id="287" w:author="Stefan Duprey" w:date="2016-11-14T08:52:00Z"/>
          <w:moveTo w:id="288" w:author="Stefan Duprey" w:date="2016-11-14T08:49:00Z"/>
          <w:lang w:eastAsia="zh-CN"/>
        </w:rPr>
      </w:pPr>
      <w:moveToRangeStart w:id="289" w:author="Stefan Duprey" w:date="2016-11-14T08:49:00Z" w:name="move466876697"/>
      <w:moveTo w:id="290" w:author="Stefan Duprey" w:date="2016-11-14T08:49:00Z">
        <w:del w:id="291" w:author="Stefan Duprey" w:date="2016-11-14T08:52:00Z">
          <w:r w:rsidDel="00A526BB">
            <w:rPr>
              <w:lang w:eastAsia="zh-CN"/>
            </w:rPr>
            <w:delText xml:space="preserve">Similar results are found at the group level. It </w:delText>
          </w:r>
          <w:r w:rsidDel="00A526BB">
            <w:rPr>
              <w:szCs w:val="24"/>
              <w:lang w:eastAsia="zh-CN"/>
            </w:rPr>
            <w:delText>exhibits the same patterns for returns, volatility and volume, but slightly less emphasized. As groups are more frequent, the signal tends to be less strong, with a lower expected cumulated abnormal return and surge in abnormal volatility. Using Ravenpack full taxonomy granularity is the best way to create the most profitable event driven strategies. Nevertheless trading at the group level can still be used for very frequent statistical arbitrage. We display the results for the group level in the appendix.</w:delText>
          </w:r>
        </w:del>
      </w:moveTo>
    </w:p>
    <w:moveToRangeEnd w:id="289"/>
    <w:p w14:paraId="32491587" w14:textId="7A72AB79" w:rsidR="00376DD0" w:rsidRDefault="00376DD0" w:rsidP="004A0AD9">
      <w:pPr>
        <w:rPr>
          <w:ins w:id="292" w:author="Stefan Duprey" w:date="2016-11-11T16:57:00Z"/>
          <w:szCs w:val="24"/>
          <w:lang w:eastAsia="zh-CN"/>
        </w:rPr>
      </w:pPr>
    </w:p>
    <w:p w14:paraId="33D13EAB" w14:textId="102E8824" w:rsidR="00376DD0" w:rsidDel="00C57BE0" w:rsidRDefault="00C57BE0" w:rsidP="004A0AD9">
      <w:pPr>
        <w:rPr>
          <w:del w:id="293" w:author="Stefan Duprey" w:date="2016-11-14T08:49:00Z"/>
          <w:szCs w:val="24"/>
          <w:lang w:eastAsia="zh-CN"/>
        </w:rPr>
      </w:pPr>
      <w:ins w:id="294" w:author="Stefan Duprey" w:date="2016-11-10T17:10:00Z">
        <w:r>
          <w:rPr>
            <w:noProof/>
            <w:lang w:val="es-ES" w:eastAsia="es-ES"/>
          </w:rPr>
          <w:lastRenderedPageBreak/>
          <w:drawing>
            <wp:anchor distT="0" distB="0" distL="114300" distR="114300" simplePos="0" relativeHeight="251813888" behindDoc="0" locked="0" layoutInCell="1" allowOverlap="1" wp14:anchorId="4CA5440B" wp14:editId="0607D263">
              <wp:simplePos x="0" y="0"/>
              <wp:positionH relativeFrom="margin">
                <wp:posOffset>720105</wp:posOffset>
              </wp:positionH>
              <wp:positionV relativeFrom="paragraph">
                <wp:posOffset>723014</wp:posOffset>
              </wp:positionV>
              <wp:extent cx="4432300" cy="2656205"/>
              <wp:effectExtent l="0" t="0" r="6350" b="0"/>
              <wp:wrapTopAndBottom/>
              <wp:docPr id="18" name="Picture 18" descr="W:\OutputData\sduprey\NAR-326\PAPER_PICTURES\BEST_PROFILES\card_post_ranked_returnbigdataf_significance_group_average_profile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BEST_PROFILES\card_post_ranked_returnbigdataf_significance_group_average_profile_c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32300" cy="265620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15B7685" w14:textId="3DB86532" w:rsidR="00376DD0" w:rsidRPr="00376DD0" w:rsidRDefault="00AF1F27">
      <w:pPr>
        <w:pStyle w:val="Heading1"/>
      </w:pPr>
      <w:del w:id="295" w:author="Stefan Duprey" w:date="2016-11-10T17:10:00Z">
        <w:r w:rsidDel="001521ED">
          <w:rPr>
            <w:noProof/>
            <w:lang w:val="es-ES" w:eastAsia="es-ES"/>
          </w:rPr>
          <w:drawing>
            <wp:anchor distT="0" distB="0" distL="114300" distR="114300" simplePos="0" relativeHeight="251751424" behindDoc="0" locked="0" layoutInCell="1" allowOverlap="1" wp14:anchorId="4056B9AC" wp14:editId="513231F5">
              <wp:simplePos x="0" y="0"/>
              <wp:positionH relativeFrom="margin">
                <wp:align>right</wp:align>
              </wp:positionH>
              <wp:positionV relativeFrom="paragraph">
                <wp:posOffset>378460</wp:posOffset>
              </wp:positionV>
              <wp:extent cx="5943600" cy="3562350"/>
              <wp:effectExtent l="0" t="0" r="0" b="0"/>
              <wp:wrapTopAndBottom/>
              <wp:docPr id="54" name="Picture 54" descr="W:\OutputData\sduprey\NAR-326\PAPER_PICTURES\ALL\BEST_PROFILES\card_post_ranked_returnbigdataf_significance_group_average_profile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utputData\sduprey\NAR-326\PAPER_PICTURES\ALL\BEST_PROFILES\card_post_ranked_returnbigdataf_significance_group_average_profile_c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del>
      <w:r w:rsidR="007F502C">
        <w:t>4.</w:t>
      </w:r>
      <w:ins w:id="296" w:author="Stefan Duprey" w:date="2016-11-11T16:59:00Z">
        <w:r w:rsidR="00376DD0">
          <w:t>3</w:t>
        </w:r>
      </w:ins>
      <w:del w:id="297" w:author="Stefan Duprey" w:date="2016-11-11T16:59:00Z">
        <w:r w:rsidR="007F502C" w:rsidDel="00376DD0">
          <w:delText>2</w:delText>
        </w:r>
      </w:del>
      <w:r w:rsidR="007F502C">
        <w:t xml:space="preserve"> </w:t>
      </w:r>
      <w:r>
        <w:t>Statistical significance</w:t>
      </w:r>
      <w:r w:rsidR="007F502C">
        <w:t xml:space="preserve"> </w:t>
      </w:r>
    </w:p>
    <w:p w14:paraId="30348831" w14:textId="3DE18816" w:rsidR="007F502C" w:rsidRDefault="007F502C" w:rsidP="004A0AD9">
      <w:pPr>
        <w:rPr>
          <w:szCs w:val="24"/>
          <w:lang w:eastAsia="zh-CN"/>
        </w:rPr>
      </w:pPr>
    </w:p>
    <w:p w14:paraId="4E346B15" w14:textId="685F0E0A" w:rsidR="007F502C" w:rsidRDefault="007F502C" w:rsidP="00B353E2">
      <w:pPr>
        <w:pStyle w:val="Subtitle"/>
        <w:ind w:left="0"/>
        <w:rPr>
          <w:rStyle w:val="SubtitleChar"/>
        </w:rPr>
      </w:pPr>
      <w:r>
        <w:rPr>
          <w:rStyle w:val="SubtitleChar"/>
          <w:b/>
        </w:rPr>
        <w:t>F</w:t>
      </w:r>
      <w:r w:rsidRPr="00DF36BD">
        <w:rPr>
          <w:rStyle w:val="SubtitleChar"/>
          <w:b/>
        </w:rPr>
        <w:t xml:space="preserve">IGURE </w:t>
      </w:r>
      <w:r w:rsidR="006F1C71">
        <w:rPr>
          <w:rStyle w:val="SubtitleChar"/>
          <w:b/>
        </w:rPr>
        <w:t>7</w:t>
      </w:r>
      <w:r w:rsidRPr="00DF36BD">
        <w:rPr>
          <w:rStyle w:val="SubtitleChar"/>
          <w:b/>
        </w:rPr>
        <w:t>:</w:t>
      </w:r>
      <w:r>
        <w:rPr>
          <w:rStyle w:val="SubtitleChar"/>
          <w:b/>
        </w:rPr>
        <w:t xml:space="preserve"> </w:t>
      </w:r>
      <w:r w:rsidR="006F1C71">
        <w:rPr>
          <w:rStyle w:val="SubtitleChar"/>
          <w:b/>
        </w:rPr>
        <w:t xml:space="preserve">Average </w:t>
      </w:r>
      <w:r>
        <w:rPr>
          <w:rStyle w:val="SubtitleChar"/>
          <w:b/>
        </w:rPr>
        <w:t>Corrado statistical profile</w:t>
      </w:r>
      <w:r w:rsidR="006F1C71">
        <w:rPr>
          <w:rStyle w:val="SubtitleChar"/>
          <w:b/>
        </w:rPr>
        <w:t xml:space="preserve"> across all categories</w:t>
      </w:r>
      <w:r w:rsidRPr="00DF36BD">
        <w:rPr>
          <w:rStyle w:val="SubtitleChar"/>
          <w:b/>
        </w:rPr>
        <w:t>.</w:t>
      </w:r>
      <w:r w:rsidRPr="00DF36BD">
        <w:rPr>
          <w:rStyle w:val="SubtitleChar"/>
        </w:rPr>
        <w:t xml:space="preserve"> </w:t>
      </w:r>
      <w:r w:rsidR="00AF1F27">
        <w:rPr>
          <w:rStyle w:val="SubtitleChar"/>
        </w:rPr>
        <w:t>This average profile is computed over all Ravenpack sources filtering for similarity gap greater than one day and high event/entity relevance</w:t>
      </w:r>
    </w:p>
    <w:p w14:paraId="7C9AE386" w14:textId="0411E254" w:rsidR="00CA6088" w:rsidRDefault="00CA6088" w:rsidP="00CA6088"/>
    <w:p w14:paraId="62936CE2" w14:textId="67880843" w:rsidR="00A22C94" w:rsidRDefault="00CA6088" w:rsidP="00CA6088">
      <w:r>
        <w:t xml:space="preserve">We here show the average generalized Corrado rank test across all category profiles with the same </w:t>
      </w:r>
      <w:r w:rsidR="00A22C94">
        <w:t xml:space="preserve">common </w:t>
      </w:r>
      <w:r>
        <w:t xml:space="preserve">filtering as before to avoid overfitting.  </w:t>
      </w:r>
      <w:r w:rsidR="00A22C94">
        <w:t>The generalized Corrado test is cumulated from both sides of the event.</w:t>
      </w:r>
    </w:p>
    <w:p w14:paraId="7CC6FAC9" w14:textId="5AEEB485" w:rsidR="00CA6088" w:rsidRDefault="00CA6088" w:rsidP="00CA6088">
      <w:pPr>
        <w:rPr>
          <w:ins w:id="298" w:author="Stefan Duprey" w:date="2016-11-14T08:52:00Z"/>
        </w:rPr>
      </w:pPr>
      <w:commentRangeStart w:id="299"/>
      <w:commentRangeStart w:id="300"/>
      <w:del w:id="301" w:author="Stefan Duprey" w:date="2016-11-10T17:11:00Z">
        <w:r w:rsidDel="001521ED">
          <w:delText xml:space="preserve">We compare it to a standard T-test </w:delText>
        </w:r>
        <w:r w:rsidR="00A22C94" w:rsidDel="001521ED">
          <w:delText xml:space="preserve">for return abnormality </w:delText>
        </w:r>
        <w:r w:rsidDel="001521ED">
          <w:delText>to</w:delText>
        </w:r>
        <w:r w:rsidR="00A22C94" w:rsidDel="001521ED">
          <w:delText xml:space="preserve"> show that t</w:delText>
        </w:r>
        <w:r w:rsidR="00A22C94" w:rsidDel="00491137">
          <w:delText>he robust</w:delText>
        </w:r>
      </w:del>
      <w:ins w:id="302" w:author="Stefan Duprey" w:date="2016-11-10T17:11:00Z">
        <w:r w:rsidR="00491137">
          <w:t>The</w:t>
        </w:r>
      </w:ins>
      <w:r w:rsidR="00A22C94">
        <w:t xml:space="preserve"> Corrado test clearly argues for an event happening and that Ravenpack analytics clearly flags a novel market moving event at the right time.</w:t>
      </w:r>
    </w:p>
    <w:p w14:paraId="7EDB03AF" w14:textId="77777777" w:rsidR="00A526BB" w:rsidRDefault="00A526BB" w:rsidP="00CA6088">
      <w:pPr>
        <w:rPr>
          <w:ins w:id="303" w:author="Stefan Duprey" w:date="2016-11-14T08:52:00Z"/>
        </w:rPr>
      </w:pPr>
    </w:p>
    <w:p w14:paraId="15EE62DD" w14:textId="77777777" w:rsidR="00A526BB" w:rsidRDefault="00A526BB" w:rsidP="00CA6088">
      <w:pPr>
        <w:rPr>
          <w:ins w:id="304" w:author="Stefan Duprey" w:date="2016-11-14T08:52:00Z"/>
        </w:rPr>
      </w:pPr>
    </w:p>
    <w:p w14:paraId="6664A878" w14:textId="77777777" w:rsidR="00A526BB" w:rsidRDefault="00A526BB" w:rsidP="00CA6088"/>
    <w:commentRangeEnd w:id="299"/>
    <w:p w14:paraId="22EE0018" w14:textId="77777777" w:rsidR="00A526BB" w:rsidRPr="005A2E98" w:rsidRDefault="00A526BB" w:rsidP="004E46CC">
      <w:pPr>
        <w:rPr>
          <w:ins w:id="305" w:author="Stefan Duprey" w:date="2016-11-14T08:52:00Z"/>
          <w:lang w:eastAsia="zh-CN"/>
        </w:rPr>
      </w:pPr>
      <w:ins w:id="306" w:author="Stefan Duprey" w:date="2016-11-14T08:52:00Z">
        <w:r>
          <w:rPr>
            <w:lang w:eastAsia="zh-CN"/>
          </w:rPr>
          <w:t xml:space="preserve">Similar results are found at the group level. It </w:t>
        </w:r>
        <w:r>
          <w:rPr>
            <w:szCs w:val="24"/>
            <w:lang w:eastAsia="zh-CN"/>
          </w:rPr>
          <w:t>exhibits the same patterns for returns, volatility and volume, but slightly less emphasized. As groups are more frequent, the signal tends to be less strong, with a lower expected cumulated abnormal return and surge in abnormal volatility. Using Ravenpack full taxonomy granularity up to the category is the best way to create the most profitable event driven strategies. Nevertheless trading at the group level can still be used for very frequent statistical arbitrage. We display the results for the group level in the appendix.</w:t>
        </w:r>
      </w:ins>
    </w:p>
    <w:p w14:paraId="658B115D" w14:textId="1F8650EB" w:rsidR="00CA6088" w:rsidDel="00376DD0" w:rsidRDefault="00A1083E" w:rsidP="00A526BB">
      <w:pPr>
        <w:rPr>
          <w:del w:id="307" w:author="Stefan Duprey" w:date="2016-11-11T16:57:00Z"/>
        </w:rPr>
      </w:pPr>
      <w:del w:id="308" w:author="Stefan Duprey" w:date="2016-11-14T08:52:00Z">
        <w:r w:rsidDel="00A526BB">
          <w:rPr>
            <w:rStyle w:val="CommentReference"/>
          </w:rPr>
          <w:commentReference w:id="299"/>
        </w:r>
        <w:commentRangeEnd w:id="300"/>
        <w:r w:rsidR="00273B67" w:rsidRPr="00A526BB" w:rsidDel="00A526BB">
          <w:rPr>
            <w:rStyle w:val="CommentReference"/>
          </w:rPr>
          <w:commentReference w:id="300"/>
        </w:r>
      </w:del>
      <w:ins w:id="309" w:author="Stefan Duprey" w:date="2016-11-14T08:52:00Z">
        <w:r w:rsidR="00A526BB" w:rsidDel="00A526BB">
          <w:rPr>
            <w:rStyle w:val="CommentReference"/>
          </w:rPr>
          <w:t xml:space="preserve"> </w:t>
        </w:r>
      </w:ins>
    </w:p>
    <w:p w14:paraId="1B5684DA" w14:textId="77777777" w:rsidR="00376DD0" w:rsidRDefault="00376DD0" w:rsidP="00A526BB">
      <w:pPr>
        <w:rPr>
          <w:ins w:id="310" w:author="Stefan Duprey" w:date="2016-11-11T16:57:00Z"/>
        </w:rPr>
      </w:pPr>
    </w:p>
    <w:p w14:paraId="7C8B0710" w14:textId="4C2130BE" w:rsidR="00CA6088" w:rsidDel="00376DD0" w:rsidRDefault="00CA6088" w:rsidP="00A526BB">
      <w:pPr>
        <w:rPr>
          <w:del w:id="311" w:author="Stefan Duprey" w:date="2016-11-11T16:57:00Z"/>
        </w:rPr>
      </w:pPr>
    </w:p>
    <w:p w14:paraId="683DD843" w14:textId="3A02B96C" w:rsidR="009777BD" w:rsidDel="00376DD0" w:rsidRDefault="009777BD" w:rsidP="00A526BB">
      <w:pPr>
        <w:rPr>
          <w:del w:id="312" w:author="Stefan Duprey" w:date="2016-11-11T16:57:00Z"/>
        </w:rPr>
      </w:pPr>
    </w:p>
    <w:p w14:paraId="279E6B2B" w14:textId="44A39CD7" w:rsidR="009777BD" w:rsidDel="00376DD0" w:rsidRDefault="009777BD" w:rsidP="00A526BB">
      <w:pPr>
        <w:rPr>
          <w:del w:id="313" w:author="Stefan Duprey" w:date="2016-11-11T16:57:00Z"/>
        </w:rPr>
      </w:pPr>
    </w:p>
    <w:p w14:paraId="12903E37" w14:textId="77777777" w:rsidR="00491137" w:rsidRPr="00CA6088" w:rsidRDefault="00491137" w:rsidP="00A526BB"/>
    <w:p w14:paraId="3C95E2CF" w14:textId="7D5E0799" w:rsidR="008C62C4" w:rsidRDefault="007F502C" w:rsidP="00A526BB">
      <w:pPr>
        <w:pStyle w:val="Heading1"/>
      </w:pPr>
      <w:r>
        <w:lastRenderedPageBreak/>
        <w:t>4.</w:t>
      </w:r>
      <w:r w:rsidRPr="009777BD">
        <w:t>3</w:t>
      </w:r>
      <w:r w:rsidR="002E6136" w:rsidRPr="009777BD">
        <w:t xml:space="preserve"> </w:t>
      </w:r>
      <w:r w:rsidR="00E35608" w:rsidRPr="009777BD">
        <w:t>Investigatin</w:t>
      </w:r>
      <w:ins w:id="314" w:author="Stefan Duprey" w:date="2016-11-11T16:57:00Z">
        <w:r w:rsidR="00376DD0">
          <w:t>g</w:t>
        </w:r>
      </w:ins>
      <w:del w:id="315" w:author="Stefan Duprey" w:date="2016-11-11T16:57:00Z">
        <w:r w:rsidR="00E35608" w:rsidRPr="009777BD" w:rsidDel="00376DD0">
          <w:delText>g</w:delText>
        </w:r>
      </w:del>
      <w:r w:rsidR="00E35608" w:rsidRPr="009777BD">
        <w:t xml:space="preserve"> our profiles</w:t>
      </w:r>
    </w:p>
    <w:p w14:paraId="0D1FBB86" w14:textId="143CA45A" w:rsidR="00E85390" w:rsidRDefault="00E85390" w:rsidP="00A526BB">
      <w:pPr>
        <w:pStyle w:val="Heading1"/>
      </w:pPr>
      <w:r>
        <w:t>4.3.</w:t>
      </w:r>
      <w:r w:rsidRPr="009777BD">
        <w:t>2 Ranking profiles</w:t>
      </w:r>
    </w:p>
    <w:p w14:paraId="44C2C706" w14:textId="77777777" w:rsidR="00C57BE0" w:rsidRDefault="00191950" w:rsidP="00A526BB">
      <w:pPr>
        <w:rPr>
          <w:ins w:id="316" w:author="Stefan Duprey" w:date="2016-11-14T08:50:00Z"/>
        </w:rPr>
      </w:pPr>
      <w:commentRangeStart w:id="317"/>
      <w:commentRangeStart w:id="318"/>
      <w:r>
        <w:t>Ranking a profile is an arduous tasks. First the value of a profile is only to be asserted according to the trading strategy you want to apply in the aftermath of the event.</w:t>
      </w:r>
      <w:r w:rsidR="00431391">
        <w:t xml:space="preserve"> We here devise three ranking metrics to ascertain the quality of a profile</w:t>
      </w:r>
      <w:ins w:id="319" w:author="Stefan Duprey" w:date="2016-11-11T09:14:00Z">
        <w:r w:rsidR="00273B67">
          <w:t xml:space="preserve">. Those metrics are chosen to fit to different type of strategies. </w:t>
        </w:r>
      </w:ins>
    </w:p>
    <w:p w14:paraId="3D42E688" w14:textId="77777777" w:rsidR="00C57BE0" w:rsidRDefault="00C57BE0" w:rsidP="00A526BB">
      <w:pPr>
        <w:rPr>
          <w:ins w:id="320" w:author="Stefan Duprey" w:date="2016-11-14T08:50:00Z"/>
        </w:rPr>
      </w:pPr>
    </w:p>
    <w:p w14:paraId="634694C4" w14:textId="7F5A10C9" w:rsidR="00431391" w:rsidDel="00E25421" w:rsidRDefault="00431391" w:rsidP="00A526BB">
      <w:pPr>
        <w:rPr>
          <w:del w:id="321" w:author="Stefan Duprey" w:date="2016-11-11T09:22:00Z"/>
        </w:rPr>
      </w:pPr>
      <w:del w:id="322" w:author="Stefan Duprey" w:date="2016-11-11T09:14:00Z">
        <w:r w:rsidDel="00273B67">
          <w:delText>:</w:delText>
        </w:r>
      </w:del>
    </w:p>
    <w:commentRangeEnd w:id="317"/>
    <w:p w14:paraId="2166E0D1" w14:textId="0D93DCE1" w:rsidR="00E85390" w:rsidRPr="00E85390" w:rsidRDefault="00A1083E" w:rsidP="00A526BB">
      <w:pPr>
        <w:rPr>
          <w:lang w:eastAsia="zh-CN"/>
        </w:rPr>
      </w:pPr>
      <w:r>
        <w:rPr>
          <w:rStyle w:val="CommentReference"/>
        </w:rPr>
        <w:commentReference w:id="317"/>
      </w:r>
      <w:commentRangeEnd w:id="318"/>
      <w:r w:rsidR="00E25421">
        <w:rPr>
          <w:rStyle w:val="CommentReference"/>
        </w:rPr>
        <w:commentReference w:id="318"/>
      </w:r>
    </w:p>
    <w:p w14:paraId="5AEC5123" w14:textId="20D02EA4" w:rsidR="00E35608" w:rsidDel="00E25421" w:rsidRDefault="00694B05" w:rsidP="00A526BB">
      <w:pPr>
        <w:pStyle w:val="ListParagraph"/>
        <w:numPr>
          <w:ilvl w:val="0"/>
          <w:numId w:val="26"/>
        </w:numPr>
        <w:rPr>
          <w:del w:id="323" w:author="Stefan Duprey" w:date="2016-11-11T09:23:00Z"/>
          <w:lang w:eastAsia="zh-CN"/>
        </w:rPr>
        <w:pPrChange w:id="324" w:author="Stefan Duprey" w:date="2016-11-11T09:23:00Z">
          <w:pPr>
            <w:ind w:left="360"/>
          </w:pPr>
        </w:pPrChange>
      </w:pPr>
      <w:ins w:id="325" w:author="Stefan Duprey" w:date="2016-11-11T09:15:00Z">
        <w:r w:rsidRPr="00431391">
          <w:rPr>
            <w:b/>
            <w:noProof/>
            <w:lang w:val="es-ES" w:eastAsia="es-ES"/>
          </w:rPr>
          <w:drawing>
            <wp:anchor distT="0" distB="0" distL="114300" distR="114300" simplePos="0" relativeHeight="251845632" behindDoc="0" locked="0" layoutInCell="1" allowOverlap="1" wp14:anchorId="6BD2E7A6" wp14:editId="11B91DC6">
              <wp:simplePos x="0" y="0"/>
              <wp:positionH relativeFrom="margin">
                <wp:align>right</wp:align>
              </wp:positionH>
              <wp:positionV relativeFrom="paragraph">
                <wp:posOffset>245435</wp:posOffset>
              </wp:positionV>
              <wp:extent cx="2790825" cy="424180"/>
              <wp:effectExtent l="0" t="0" r="9525" b="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0825" cy="424180"/>
                      </a:xfrm>
                      <a:prstGeom prst="rect">
                        <a:avLst/>
                      </a:prstGeom>
                    </pic:spPr>
                  </pic:pic>
                </a:graphicData>
              </a:graphic>
              <wp14:sizeRelH relativeFrom="margin">
                <wp14:pctWidth>0</wp14:pctWidth>
              </wp14:sizeRelH>
              <wp14:sizeRelV relativeFrom="margin">
                <wp14:pctHeight>0</wp14:pctHeight>
              </wp14:sizeRelV>
            </wp:anchor>
          </w:drawing>
        </w:r>
      </w:ins>
      <w:del w:id="326" w:author="Stefan Duprey" w:date="2016-11-11T09:15:00Z">
        <w:r w:rsidR="00B353E2" w:rsidRPr="00431391" w:rsidDel="00273B67">
          <w:rPr>
            <w:b/>
            <w:noProof/>
            <w:lang w:val="es-ES" w:eastAsia="es-ES"/>
          </w:rPr>
          <w:drawing>
            <wp:anchor distT="0" distB="0" distL="114300" distR="114300" simplePos="0" relativeHeight="251781120" behindDoc="0" locked="0" layoutInCell="1" allowOverlap="1" wp14:anchorId="50E39996" wp14:editId="60F58179">
              <wp:simplePos x="0" y="0"/>
              <wp:positionH relativeFrom="margin">
                <wp:posOffset>1999615</wp:posOffset>
              </wp:positionH>
              <wp:positionV relativeFrom="paragraph">
                <wp:posOffset>242570</wp:posOffset>
              </wp:positionV>
              <wp:extent cx="2790825" cy="42418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0825" cy="424180"/>
                      </a:xfrm>
                      <a:prstGeom prst="rect">
                        <a:avLst/>
                      </a:prstGeom>
                    </pic:spPr>
                  </pic:pic>
                </a:graphicData>
              </a:graphic>
              <wp14:sizeRelH relativeFrom="margin">
                <wp14:pctWidth>0</wp14:pctWidth>
              </wp14:sizeRelH>
              <wp14:sizeRelV relativeFrom="margin">
                <wp14:pctHeight>0</wp14:pctHeight>
              </wp14:sizeRelV>
            </wp:anchor>
          </w:drawing>
        </w:r>
        <w:r w:rsidR="00431391" w:rsidRPr="00431391" w:rsidDel="00273B67">
          <w:rPr>
            <w:b/>
            <w:lang w:eastAsia="zh-CN"/>
          </w:rPr>
          <w:delText xml:space="preserve">Pure </w:delText>
        </w:r>
      </w:del>
      <w:ins w:id="327" w:author="Stefan Duprey" w:date="2016-11-11T09:15:00Z">
        <w:r w:rsidR="00273B67">
          <w:rPr>
            <w:b/>
            <w:noProof/>
            <w:lang w:val="es-ES" w:eastAsia="es-ES"/>
          </w:rPr>
          <w:t>A</w:t>
        </w:r>
      </w:ins>
      <w:ins w:id="328" w:author="Stefan Duprey" w:date="2016-11-11T12:57:00Z">
        <w:r w:rsidR="0034706C">
          <w:rPr>
            <w:b/>
            <w:noProof/>
            <w:lang w:val="es-ES" w:eastAsia="es-ES"/>
          </w:rPr>
          <w:t>BSOLUTE RETURN</w:t>
        </w:r>
      </w:ins>
      <w:del w:id="329" w:author="Stefan Duprey" w:date="2016-11-11T09:15:00Z">
        <w:r w:rsidR="00431391" w:rsidRPr="00431391" w:rsidDel="00273B67">
          <w:rPr>
            <w:b/>
            <w:lang w:eastAsia="zh-CN"/>
          </w:rPr>
          <w:delText xml:space="preserve">significant </w:delText>
        </w:r>
      </w:del>
      <w:del w:id="330" w:author="Stefan Duprey" w:date="2016-11-11T12:57:00Z">
        <w:r w:rsidR="00431391" w:rsidRPr="00431391" w:rsidDel="0034706C">
          <w:rPr>
            <w:b/>
            <w:lang w:eastAsia="zh-CN"/>
          </w:rPr>
          <w:delText>retu</w:delText>
        </w:r>
      </w:del>
      <w:del w:id="331" w:author="Stefan Duprey" w:date="2016-11-11T12:58:00Z">
        <w:r w:rsidR="00431391" w:rsidRPr="00431391" w:rsidDel="0034706C">
          <w:rPr>
            <w:b/>
            <w:lang w:eastAsia="zh-CN"/>
          </w:rPr>
          <w:delText>rn</w:delText>
        </w:r>
      </w:del>
      <w:r w:rsidR="00E35608">
        <w:rPr>
          <w:lang w:eastAsia="zh-CN"/>
        </w:rPr>
        <w:t xml:space="preserve"> :</w:t>
      </w:r>
    </w:p>
    <w:p w14:paraId="5C55C861" w14:textId="77777777" w:rsidR="00E25421" w:rsidRDefault="00E25421" w:rsidP="00A526BB">
      <w:pPr>
        <w:pStyle w:val="ListParagraph"/>
        <w:numPr>
          <w:ilvl w:val="0"/>
          <w:numId w:val="26"/>
        </w:numPr>
        <w:rPr>
          <w:ins w:id="332" w:author="Stefan Duprey" w:date="2016-11-11T09:23:00Z"/>
          <w:lang w:eastAsia="zh-CN"/>
        </w:rPr>
        <w:pPrChange w:id="333" w:author="Stefan Duprey" w:date="2016-11-11T09:23:00Z">
          <w:pPr>
            <w:ind w:left="360"/>
          </w:pPr>
        </w:pPrChange>
      </w:pPr>
    </w:p>
    <w:p w14:paraId="50AC2C5D" w14:textId="315714AA" w:rsidR="00273B67" w:rsidRDefault="00273B67" w:rsidP="00A526BB">
      <w:pPr>
        <w:pStyle w:val="ListParagraph"/>
        <w:rPr>
          <w:ins w:id="334" w:author="Stefan Duprey" w:date="2016-11-14T08:55:00Z"/>
        </w:rPr>
        <w:pPrChange w:id="335" w:author="Stefan Duprey" w:date="2016-11-11T09:23:00Z">
          <w:pPr>
            <w:ind w:left="360"/>
          </w:pPr>
        </w:pPrChange>
      </w:pPr>
      <w:ins w:id="336" w:author="Stefan Duprey" w:date="2016-11-11T09:18:00Z">
        <w:r>
          <w:t xml:space="preserve">“Absolute return” just favors </w:t>
        </w:r>
      </w:ins>
      <w:ins w:id="337" w:author="Stefan Duprey" w:date="2016-11-14T08:52:00Z">
        <w:r w:rsidR="00A526BB">
          <w:t>absolute statistically</w:t>
        </w:r>
      </w:ins>
      <w:ins w:id="338" w:author="Stefan Duprey" w:date="2016-11-11T09:18:00Z">
        <w:r>
          <w:t xml:space="preserve"> confident returns: </w:t>
        </w:r>
      </w:ins>
      <w:ins w:id="339" w:author="Stefan Duprey" w:date="2016-11-14T08:53:00Z">
        <w:r w:rsidR="00A526BB">
          <w:t xml:space="preserve">the best ranking categories for </w:t>
        </w:r>
      </w:ins>
      <w:ins w:id="340" w:author="Stefan Duprey" w:date="2016-11-14T08:54:00Z">
        <w:r w:rsidR="00A526BB">
          <w:t>t</w:t>
        </w:r>
      </w:ins>
      <w:ins w:id="341" w:author="Stefan Duprey" w:date="2016-11-14T08:53:00Z">
        <w:r w:rsidR="00A526BB">
          <w:t>h</w:t>
        </w:r>
      </w:ins>
      <w:ins w:id="342" w:author="Stefan Duprey" w:date="2016-11-14T08:54:00Z">
        <w:r w:rsidR="00A526BB">
          <w:t xml:space="preserve">at metric </w:t>
        </w:r>
      </w:ins>
      <w:ins w:id="343" w:author="Stefan Duprey" w:date="2016-11-11T09:18:00Z">
        <w:r>
          <w:t>are the categ</w:t>
        </w:r>
        <w:r w:rsidR="00E25421">
          <w:t>ories you must focus on to get t</w:t>
        </w:r>
        <w:r>
          <w:t xml:space="preserve">he most profitable </w:t>
        </w:r>
      </w:ins>
      <w:ins w:id="344" w:author="Stefan Duprey" w:date="2016-11-14T08:54:00Z">
        <w:r w:rsidR="00A526BB">
          <w:t xml:space="preserve">event driven </w:t>
        </w:r>
      </w:ins>
      <w:ins w:id="345" w:author="Stefan Duprey" w:date="2016-11-11T09:18:00Z">
        <w:r>
          <w:t>strategies.</w:t>
        </w:r>
      </w:ins>
    </w:p>
    <w:p w14:paraId="35B4B283" w14:textId="77777777" w:rsidR="00A526BB" w:rsidRDefault="00A526BB" w:rsidP="00A526BB">
      <w:pPr>
        <w:pStyle w:val="ListParagraph"/>
        <w:rPr>
          <w:lang w:eastAsia="zh-CN"/>
        </w:rPr>
        <w:pPrChange w:id="346" w:author="Stefan Duprey" w:date="2016-11-11T09:23:00Z">
          <w:pPr>
            <w:ind w:left="360"/>
          </w:pPr>
        </w:pPrChange>
      </w:pPr>
    </w:p>
    <w:p w14:paraId="7F5DE6E2" w14:textId="4508ACD9" w:rsidR="00E35608" w:rsidRDefault="00FD4940" w:rsidP="00A526BB">
      <w:pPr>
        <w:pStyle w:val="ListParagraph"/>
        <w:numPr>
          <w:ilvl w:val="0"/>
          <w:numId w:val="26"/>
        </w:numPr>
        <w:rPr>
          <w:lang w:eastAsia="zh-CN"/>
        </w:rPr>
      </w:pPr>
      <w:r w:rsidRPr="00431391">
        <w:rPr>
          <w:b/>
          <w:noProof/>
          <w:lang w:val="es-ES" w:eastAsia="es-ES"/>
        </w:rPr>
        <w:drawing>
          <wp:anchor distT="0" distB="0" distL="114300" distR="114300" simplePos="0" relativeHeight="251782144" behindDoc="0" locked="0" layoutInCell="1" allowOverlap="1" wp14:anchorId="23600EC0" wp14:editId="3394D737">
            <wp:simplePos x="0" y="0"/>
            <wp:positionH relativeFrom="margin">
              <wp:align>right</wp:align>
            </wp:positionH>
            <wp:positionV relativeFrom="paragraph">
              <wp:posOffset>229870</wp:posOffset>
            </wp:positionV>
            <wp:extent cx="4223385" cy="514350"/>
            <wp:effectExtent l="0" t="0" r="5715" b="0"/>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23385" cy="514350"/>
                    </a:xfrm>
                    <a:prstGeom prst="rect">
                      <a:avLst/>
                    </a:prstGeom>
                  </pic:spPr>
                </pic:pic>
              </a:graphicData>
            </a:graphic>
            <wp14:sizeRelH relativeFrom="margin">
              <wp14:pctWidth>0</wp14:pctWidth>
            </wp14:sizeRelH>
            <wp14:sizeRelV relativeFrom="margin">
              <wp14:pctHeight>0</wp14:pctHeight>
            </wp14:sizeRelV>
          </wp:anchor>
        </w:drawing>
      </w:r>
      <w:del w:id="347" w:author="Stefan Duprey" w:date="2016-11-11T12:58:00Z">
        <w:r w:rsidR="00431391" w:rsidRPr="00431391" w:rsidDel="0034706C">
          <w:rPr>
            <w:b/>
            <w:noProof/>
            <w:lang w:val="es-ES" w:eastAsia="es-ES"/>
          </w:rPr>
          <w:delText xml:space="preserve">Frequency </w:delText>
        </w:r>
      </w:del>
      <w:del w:id="348" w:author="Stefan Duprey" w:date="2016-11-11T09:16:00Z">
        <w:r w:rsidR="00431391" w:rsidRPr="00431391" w:rsidDel="00273B67">
          <w:rPr>
            <w:b/>
            <w:noProof/>
            <w:lang w:val="es-ES" w:eastAsia="es-ES"/>
          </w:rPr>
          <w:delText>ponde</w:delText>
        </w:r>
        <w:r w:rsidR="00431391" w:rsidRPr="00431391" w:rsidDel="00273B67">
          <w:rPr>
            <w:b/>
            <w:noProof/>
            <w:lang w:val="es-ES" w:eastAsia="es-ES"/>
          </w:rPr>
          <w:delText xml:space="preserve">red </w:delText>
        </w:r>
      </w:del>
      <w:del w:id="349" w:author="Stefan Duprey" w:date="2016-11-11T12:58:00Z">
        <w:r w:rsidR="00431391" w:rsidRPr="00431391" w:rsidDel="0034706C">
          <w:rPr>
            <w:b/>
            <w:noProof/>
            <w:lang w:val="es-ES" w:eastAsia="es-ES"/>
          </w:rPr>
          <w:delText>return</w:delText>
        </w:r>
      </w:del>
      <w:ins w:id="350" w:author="Stefan Duprey" w:date="2016-11-11T12:58:00Z">
        <w:r w:rsidR="0034706C">
          <w:rPr>
            <w:b/>
            <w:noProof/>
            <w:lang w:val="es-ES" w:eastAsia="es-ES"/>
          </w:rPr>
          <w:t>FREQUENCY RETURN</w:t>
        </w:r>
      </w:ins>
      <w:r w:rsidR="00E35608">
        <w:rPr>
          <w:lang w:eastAsia="zh-CN"/>
        </w:rPr>
        <w:t xml:space="preserve"> :</w:t>
      </w:r>
    </w:p>
    <w:p w14:paraId="2246388C" w14:textId="0C9470B6" w:rsidR="00B353E2" w:rsidRDefault="00E25421">
      <w:pPr>
        <w:pStyle w:val="ListParagraph"/>
        <w:pPrChange w:id="351" w:author="Stefan Duprey" w:date="2016-11-11T09:22:00Z">
          <w:pPr/>
        </w:pPrChange>
      </w:pPr>
      <w:ins w:id="352" w:author="Stefan Duprey" w:date="2016-11-11T09:18:00Z">
        <w:r>
          <w:t>“</w:t>
        </w:r>
        <w:r w:rsidRPr="00E25421">
          <w:rPr>
            <w:noProof/>
            <w:lang w:eastAsia="es-ES"/>
            <w:rPrChange w:id="353" w:author="Stefan Duprey" w:date="2016-11-11T09:18:00Z">
              <w:rPr>
                <w:b/>
                <w:noProof/>
                <w:lang w:val="es-ES" w:eastAsia="es-ES"/>
              </w:rPr>
            </w:rPrChange>
          </w:rPr>
          <w:t>Frequency</w:t>
        </w:r>
        <w:r w:rsidRPr="00E25421">
          <w:rPr>
            <w:b/>
            <w:noProof/>
            <w:lang w:eastAsia="es-ES"/>
            <w:rPrChange w:id="354" w:author="Stefan Duprey" w:date="2016-11-11T09:18:00Z">
              <w:rPr>
                <w:b/>
                <w:noProof/>
                <w:lang w:val="es-ES" w:eastAsia="es-ES"/>
              </w:rPr>
            </w:rPrChange>
          </w:rPr>
          <w:t xml:space="preserve"> </w:t>
        </w:r>
        <w:r>
          <w:t xml:space="preserve">return” ponders the </w:t>
        </w:r>
      </w:ins>
      <w:ins w:id="355" w:author="Stefan Duprey" w:date="2016-11-14T08:55:00Z">
        <w:r w:rsidR="00A526BB">
          <w:t xml:space="preserve">confident </w:t>
        </w:r>
      </w:ins>
      <w:ins w:id="356" w:author="Stefan Duprey" w:date="2016-11-11T09:18:00Z">
        <w:r>
          <w:t xml:space="preserve">absolute return with the frequency of the category. You here get the perfect categories for </w:t>
        </w:r>
      </w:ins>
      <w:ins w:id="357" w:author="Stefan Duprey" w:date="2016-11-11T09:19:00Z">
        <w:r>
          <w:t>statistical arbitrage</w:t>
        </w:r>
        <w:r w:rsidR="00A526BB">
          <w:t>, which show both confident return and frequency.</w:t>
        </w:r>
      </w:ins>
    </w:p>
    <w:p w14:paraId="5A61C31F" w14:textId="54B79926" w:rsidR="00E35608" w:rsidRDefault="00694B05" w:rsidP="00E35608">
      <w:pPr>
        <w:pStyle w:val="ListParagraph"/>
        <w:numPr>
          <w:ilvl w:val="0"/>
          <w:numId w:val="26"/>
        </w:numPr>
        <w:rPr>
          <w:lang w:eastAsia="zh-CN"/>
        </w:rPr>
      </w:pPr>
      <w:r w:rsidRPr="00431391">
        <w:rPr>
          <w:b/>
          <w:noProof/>
          <w:lang w:val="es-ES" w:eastAsia="es-ES"/>
        </w:rPr>
        <w:drawing>
          <wp:anchor distT="0" distB="0" distL="114300" distR="114300" simplePos="0" relativeHeight="251783168" behindDoc="0" locked="0" layoutInCell="1" allowOverlap="1" wp14:anchorId="5E09F8A8" wp14:editId="4750338A">
            <wp:simplePos x="0" y="0"/>
            <wp:positionH relativeFrom="margin">
              <wp:posOffset>2451100</wp:posOffset>
            </wp:positionH>
            <wp:positionV relativeFrom="paragraph">
              <wp:posOffset>278440</wp:posOffset>
            </wp:positionV>
            <wp:extent cx="3515360" cy="473710"/>
            <wp:effectExtent l="0" t="0" r="8890" b="254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15360" cy="473710"/>
                    </a:xfrm>
                    <a:prstGeom prst="rect">
                      <a:avLst/>
                    </a:prstGeom>
                  </pic:spPr>
                </pic:pic>
              </a:graphicData>
            </a:graphic>
            <wp14:sizeRelH relativeFrom="margin">
              <wp14:pctWidth>0</wp14:pctWidth>
            </wp14:sizeRelH>
            <wp14:sizeRelV relativeFrom="margin">
              <wp14:pctHeight>0</wp14:pctHeight>
            </wp14:sizeRelV>
          </wp:anchor>
        </w:drawing>
      </w:r>
      <w:r w:rsidR="00431391" w:rsidRPr="00431391">
        <w:rPr>
          <w:b/>
          <w:noProof/>
          <w:lang w:val="es-ES" w:eastAsia="es-ES"/>
        </w:rPr>
        <w:t>V</w:t>
      </w:r>
      <w:del w:id="358" w:author="Stefan Duprey" w:date="2016-11-11T12:58:00Z">
        <w:r w:rsidR="00431391" w:rsidRPr="00431391" w:rsidDel="0034706C">
          <w:rPr>
            <w:b/>
            <w:noProof/>
            <w:lang w:val="es-ES" w:eastAsia="es-ES"/>
          </w:rPr>
          <w:delText>olatili</w:delText>
        </w:r>
      </w:del>
      <w:ins w:id="359" w:author="Stefan Duprey" w:date="2016-11-11T12:58:00Z">
        <w:r w:rsidR="0034706C">
          <w:rPr>
            <w:b/>
            <w:noProof/>
            <w:lang w:val="es-ES" w:eastAsia="es-ES"/>
          </w:rPr>
          <w:t>OLATILTY</w:t>
        </w:r>
      </w:ins>
      <w:del w:id="360" w:author="Stefan Duprey" w:date="2016-11-11T12:58:00Z">
        <w:r w:rsidR="00431391" w:rsidRPr="00431391" w:rsidDel="0034706C">
          <w:rPr>
            <w:b/>
            <w:noProof/>
            <w:lang w:val="es-ES" w:eastAsia="es-ES"/>
          </w:rPr>
          <w:delText>ty</w:delText>
        </w:r>
      </w:del>
      <w:r w:rsidR="00431391">
        <w:rPr>
          <w:noProof/>
          <w:lang w:val="es-ES" w:eastAsia="es-ES"/>
        </w:rPr>
        <w:t xml:space="preserve"> </w:t>
      </w:r>
      <w:r w:rsidR="00E35608">
        <w:rPr>
          <w:lang w:eastAsia="zh-CN"/>
        </w:rPr>
        <w:t>:</w:t>
      </w:r>
    </w:p>
    <w:p w14:paraId="0027AC17" w14:textId="7813DBB9" w:rsidR="00E25421" w:rsidRDefault="00E25421">
      <w:pPr>
        <w:pStyle w:val="ListParagraph"/>
        <w:rPr>
          <w:ins w:id="361" w:author="Stefan Duprey" w:date="2016-11-11T09:19:00Z"/>
        </w:rPr>
        <w:pPrChange w:id="362" w:author="Stefan Duprey" w:date="2016-11-11T09:19:00Z">
          <w:pPr>
            <w:pStyle w:val="ListParagraph"/>
            <w:numPr>
              <w:numId w:val="26"/>
            </w:numPr>
            <w:ind w:hanging="360"/>
          </w:pPr>
        </w:pPrChange>
      </w:pPr>
      <w:ins w:id="363" w:author="Stefan Duprey" w:date="2016-11-11T09:19:00Z">
        <w:r>
          <w:t>“</w:t>
        </w:r>
        <w:r>
          <w:rPr>
            <w:noProof/>
            <w:lang w:eastAsia="es-ES"/>
          </w:rPr>
          <w:t>Volatility</w:t>
        </w:r>
        <w:r>
          <w:t xml:space="preserve">” </w:t>
        </w:r>
      </w:ins>
      <w:ins w:id="364" w:author="Stefan Duprey" w:date="2016-11-11T09:20:00Z">
        <w:r>
          <w:t xml:space="preserve">favors only post event volatility </w:t>
        </w:r>
      </w:ins>
      <w:ins w:id="365" w:author="Stefan Duprey" w:date="2016-11-11T12:58:00Z">
        <w:r w:rsidR="0034706C">
          <w:t>without considering</w:t>
        </w:r>
      </w:ins>
      <w:ins w:id="366" w:author="Stefan Duprey" w:date="2016-11-11T09:20:00Z">
        <w:r>
          <w:t xml:space="preserve"> return</w:t>
        </w:r>
      </w:ins>
      <w:ins w:id="367" w:author="Stefan Duprey" w:date="2016-11-11T09:19:00Z">
        <w:r>
          <w:t>.</w:t>
        </w:r>
      </w:ins>
      <w:ins w:id="368" w:author="Stefan Duprey" w:date="2016-11-14T08:55:00Z">
        <w:r w:rsidR="00A526BB">
          <w:t xml:space="preserve"> This metrics is devised to deal with category with a more sophisticated reaction (reversal </w:t>
        </w:r>
      </w:ins>
      <w:ins w:id="369" w:author="Stefan Duprey" w:date="2016-11-14T08:57:00Z">
        <w:r w:rsidR="00A526BB">
          <w:t>behavior</w:t>
        </w:r>
      </w:ins>
      <w:ins w:id="370" w:author="Stefan Duprey" w:date="2016-11-14T08:55:00Z">
        <w:r w:rsidR="00A526BB">
          <w:t>,</w:t>
        </w:r>
      </w:ins>
      <w:ins w:id="371" w:author="Stefan Duprey" w:date="2016-11-14T08:57:00Z">
        <w:r w:rsidR="00A526BB">
          <w:t xml:space="preserve"> uncertainty). </w:t>
        </w:r>
      </w:ins>
      <w:ins w:id="372" w:author="Stefan Duprey" w:date="2016-11-11T09:20:00Z">
        <w:r>
          <w:t xml:space="preserve"> This </w:t>
        </w:r>
      </w:ins>
      <w:ins w:id="373" w:author="Stefan Duprey" w:date="2016-11-14T08:57:00Z">
        <w:r w:rsidR="00A526BB">
          <w:t xml:space="preserve">metric </w:t>
        </w:r>
      </w:ins>
      <w:ins w:id="374" w:author="Stefan Duprey" w:date="2016-11-11T09:20:00Z">
        <w:r>
          <w:t>highlight</w:t>
        </w:r>
      </w:ins>
      <w:ins w:id="375" w:author="Stefan Duprey" w:date="2016-11-14T08:58:00Z">
        <w:r w:rsidR="00A526BB">
          <w:t>s</w:t>
        </w:r>
      </w:ins>
      <w:ins w:id="376" w:author="Stefan Duprey" w:date="2016-11-11T09:20:00Z">
        <w:r>
          <w:t xml:space="preserve"> categories where you should </w:t>
        </w:r>
      </w:ins>
      <w:ins w:id="377" w:author="Stefan Duprey" w:date="2016-11-11T12:59:00Z">
        <w:r w:rsidR="0034706C">
          <w:t xml:space="preserve">rather </w:t>
        </w:r>
      </w:ins>
      <w:ins w:id="378" w:author="Stefan Duprey" w:date="2016-11-11T09:20:00Z">
        <w:r>
          <w:t>device volatility based strategy</w:t>
        </w:r>
      </w:ins>
      <w:ins w:id="379" w:author="Stefan Duprey" w:date="2016-11-11T12:59:00Z">
        <w:r w:rsidR="0034706C">
          <w:t xml:space="preserve"> to benefit from the event</w:t>
        </w:r>
      </w:ins>
      <w:ins w:id="380" w:author="Stefan Duprey" w:date="2016-11-11T09:20:00Z">
        <w:r>
          <w:t>.</w:t>
        </w:r>
      </w:ins>
    </w:p>
    <w:p w14:paraId="51E661F5" w14:textId="77777777" w:rsidR="00E25421" w:rsidRDefault="00E25421" w:rsidP="00945518">
      <w:pPr>
        <w:rPr>
          <w:lang w:eastAsia="zh-CN"/>
        </w:rPr>
      </w:pPr>
    </w:p>
    <w:p w14:paraId="2E8D9D20" w14:textId="77777777" w:rsidR="009777BD" w:rsidRDefault="009777BD" w:rsidP="00945518">
      <w:pPr>
        <w:rPr>
          <w:ins w:id="381" w:author="Stefan Duprey" w:date="2016-11-14T08:58:00Z"/>
          <w:b/>
          <w:sz w:val="28"/>
          <w:szCs w:val="28"/>
          <w:lang w:eastAsia="zh-CN"/>
        </w:rPr>
      </w:pPr>
    </w:p>
    <w:p w14:paraId="20974161" w14:textId="77777777" w:rsidR="00A526BB" w:rsidRDefault="00A526BB" w:rsidP="00945518">
      <w:pPr>
        <w:rPr>
          <w:ins w:id="382" w:author="Stefan Duprey" w:date="2016-11-14T08:58:00Z"/>
          <w:b/>
          <w:sz w:val="28"/>
          <w:szCs w:val="28"/>
          <w:lang w:eastAsia="zh-CN"/>
        </w:rPr>
      </w:pPr>
    </w:p>
    <w:p w14:paraId="65B3E95F" w14:textId="77777777" w:rsidR="00A526BB" w:rsidRDefault="00A526BB" w:rsidP="00945518">
      <w:pPr>
        <w:rPr>
          <w:ins w:id="383" w:author="Stefan Duprey" w:date="2016-11-14T08:58:00Z"/>
          <w:b/>
          <w:sz w:val="28"/>
          <w:szCs w:val="28"/>
          <w:lang w:eastAsia="zh-CN"/>
        </w:rPr>
      </w:pPr>
    </w:p>
    <w:p w14:paraId="420CD820" w14:textId="77777777" w:rsidR="00A526BB" w:rsidRDefault="00A526BB" w:rsidP="00945518">
      <w:pPr>
        <w:rPr>
          <w:ins w:id="384" w:author="Stefan Duprey" w:date="2016-11-14T08:58:00Z"/>
          <w:b/>
          <w:sz w:val="28"/>
          <w:szCs w:val="28"/>
          <w:lang w:eastAsia="zh-CN"/>
        </w:rPr>
      </w:pPr>
    </w:p>
    <w:p w14:paraId="01CC0BB6" w14:textId="77777777" w:rsidR="00A526BB" w:rsidRDefault="00A526BB" w:rsidP="00945518">
      <w:pPr>
        <w:rPr>
          <w:b/>
          <w:sz w:val="28"/>
          <w:szCs w:val="28"/>
          <w:lang w:eastAsia="zh-CN"/>
        </w:rPr>
      </w:pPr>
    </w:p>
    <w:p w14:paraId="71E8A81F" w14:textId="77777777" w:rsidR="00BB5948" w:rsidRDefault="009777BD" w:rsidP="00945518">
      <w:pPr>
        <w:rPr>
          <w:ins w:id="385" w:author="Stefan Duprey" w:date="2016-11-14T08:59:00Z"/>
        </w:rPr>
      </w:pPr>
      <w:commentRangeStart w:id="386"/>
      <w:r>
        <w:lastRenderedPageBreak/>
        <w:t xml:space="preserve">For a deeper investigation of our </w:t>
      </w:r>
      <w:r w:rsidR="00EB4DD1">
        <w:t>average market reaction profile</w:t>
      </w:r>
      <w:r>
        <w:t xml:space="preserve">, we </w:t>
      </w:r>
      <w:r w:rsidR="00EB4DD1">
        <w:t xml:space="preserve">will now average our profiles only among the first decile of our categories sorted according </w:t>
      </w:r>
      <w:ins w:id="387" w:author="Peter Hafez" w:date="2016-11-10T15:30:00Z">
        <w:r w:rsidR="00A1083E">
          <w:t xml:space="preserve">to </w:t>
        </w:r>
      </w:ins>
      <w:r w:rsidR="00EB4DD1">
        <w:t>the three different methodologies</w:t>
      </w:r>
      <w:commentRangeEnd w:id="386"/>
      <w:r w:rsidR="00A1083E">
        <w:rPr>
          <w:rStyle w:val="CommentReference"/>
        </w:rPr>
        <w:commentReference w:id="386"/>
      </w:r>
      <w:r w:rsidR="00EB4DD1">
        <w:t>.</w:t>
      </w:r>
    </w:p>
    <w:p w14:paraId="0BE9EE8E" w14:textId="77777777" w:rsidR="00A526BB" w:rsidRDefault="00A526BB" w:rsidP="00945518">
      <w:pPr>
        <w:rPr>
          <w:ins w:id="388" w:author="Stefan Duprey" w:date="2016-11-10T17:35:00Z"/>
        </w:rPr>
      </w:pPr>
    </w:p>
    <w:p w14:paraId="015555E4" w14:textId="6158A3F8" w:rsidR="00BB5948" w:rsidRDefault="00BB5948">
      <w:pPr>
        <w:pStyle w:val="CommentText"/>
        <w:rPr>
          <w:ins w:id="389" w:author="Stefan Duprey" w:date="2016-11-14T08:59:00Z"/>
          <w:sz w:val="24"/>
          <w:szCs w:val="24"/>
        </w:rPr>
        <w:pPrChange w:id="390" w:author="Stefan Duprey" w:date="2016-11-10T17:35:00Z">
          <w:pPr/>
        </w:pPrChange>
      </w:pPr>
      <w:ins w:id="391" w:author="Stefan Duprey" w:date="2016-11-10T17:35:00Z">
        <w:r w:rsidRPr="005877FE">
          <w:rPr>
            <w:sz w:val="24"/>
            <w:szCs w:val="24"/>
          </w:rPr>
          <w:t>We know that this opens up for overfitting, but the purpose is t</w:t>
        </w:r>
        <w:r w:rsidR="00A526BB">
          <w:rPr>
            <w:sz w:val="24"/>
            <w:szCs w:val="24"/>
          </w:rPr>
          <w:t>o highlight interesting profile types</w:t>
        </w:r>
        <w:r w:rsidRPr="005877FE">
          <w:rPr>
            <w:sz w:val="24"/>
            <w:szCs w:val="24"/>
          </w:rPr>
          <w:t>. Future re</w:t>
        </w:r>
        <w:r>
          <w:rPr>
            <w:sz w:val="24"/>
            <w:szCs w:val="24"/>
          </w:rPr>
          <w:t>search will try to focus on in-</w:t>
        </w:r>
        <w:r w:rsidRPr="005877FE">
          <w:rPr>
            <w:sz w:val="24"/>
            <w:szCs w:val="24"/>
          </w:rPr>
          <w:t>sample vs. out-sample return predictions</w:t>
        </w:r>
        <w:r>
          <w:rPr>
            <w:sz w:val="24"/>
            <w:szCs w:val="24"/>
          </w:rPr>
          <w:t>.</w:t>
        </w:r>
      </w:ins>
    </w:p>
    <w:p w14:paraId="28718239" w14:textId="77777777" w:rsidR="00A526BB" w:rsidRDefault="00A526BB">
      <w:pPr>
        <w:pStyle w:val="CommentText"/>
        <w:rPr>
          <w:ins w:id="392" w:author="Stefan Duprey" w:date="2016-11-10T17:36:00Z"/>
          <w:szCs w:val="24"/>
        </w:rPr>
        <w:pPrChange w:id="393" w:author="Stefan Duprey" w:date="2016-11-10T17:35:00Z">
          <w:pPr/>
        </w:pPrChange>
      </w:pPr>
    </w:p>
    <w:p w14:paraId="164DCA2A" w14:textId="259D9DDD" w:rsidR="00BB5948" w:rsidDel="00BB5948" w:rsidRDefault="00BB5948" w:rsidP="00BB5948">
      <w:pPr>
        <w:rPr>
          <w:del w:id="394" w:author="Stefan Duprey" w:date="2016-11-10T17:36:00Z"/>
          <w:moveTo w:id="395" w:author="Stefan Duprey" w:date="2016-11-10T17:36:00Z"/>
        </w:rPr>
      </w:pPr>
      <w:moveToRangeStart w:id="396" w:author="Stefan Duprey" w:date="2016-11-10T17:36:00Z" w:name="move466562736"/>
      <w:moveTo w:id="397" w:author="Stefan Duprey" w:date="2016-11-10T17:36:00Z">
        <w:r>
          <w:t>To avoid overfitting we will use the same common filtering</w:t>
        </w:r>
      </w:moveTo>
      <w:ins w:id="398" w:author="Stefan Duprey" w:date="2016-11-14T08:59:00Z">
        <w:r w:rsidR="00A526BB">
          <w:t xml:space="preserve"> to all categories as previously done for the average profile</w:t>
        </w:r>
      </w:ins>
      <w:moveTo w:id="399" w:author="Stefan Duprey" w:date="2016-11-10T17:36:00Z">
        <w:r>
          <w:t xml:space="preserve"> with a similarity gap greater that one and a high entity and event relevance. </w:t>
        </w:r>
      </w:moveTo>
    </w:p>
    <w:moveToRangeEnd w:id="396"/>
    <w:p w14:paraId="09477B31" w14:textId="77777777" w:rsidR="00BB5948" w:rsidRPr="00BB5948" w:rsidRDefault="00BB5948">
      <w:pPr>
        <w:rPr>
          <w:ins w:id="400" w:author="Stefan Duprey" w:date="2016-11-10T17:34:00Z"/>
        </w:rPr>
      </w:pPr>
    </w:p>
    <w:p w14:paraId="185FCAEA" w14:textId="748A5CB9" w:rsidR="00BB5948" w:rsidRDefault="00EB4DD1" w:rsidP="00945518">
      <w:pPr>
        <w:rPr>
          <w:ins w:id="401" w:author="Stefan Duprey" w:date="2016-11-14T09:04:00Z"/>
          <w:szCs w:val="24"/>
        </w:rPr>
      </w:pPr>
      <w:r w:rsidRPr="00BB5948">
        <w:rPr>
          <w:szCs w:val="24"/>
          <w:rPrChange w:id="402" w:author="Stefan Duprey" w:date="2016-11-10T17:35:00Z">
            <w:rPr/>
          </w:rPrChange>
        </w:rPr>
        <w:t xml:space="preserve"> We will keep consistently with red color for the </w:t>
      </w:r>
      <w:del w:id="403" w:author="Stefan Duprey" w:date="2016-11-14T08:59:00Z">
        <w:r w:rsidRPr="00BB5948" w:rsidDel="00A526BB">
          <w:rPr>
            <w:szCs w:val="24"/>
            <w:rPrChange w:id="404" w:author="Stefan Duprey" w:date="2016-11-10T17:35:00Z">
              <w:rPr/>
            </w:rPrChange>
          </w:rPr>
          <w:delText xml:space="preserve">high </w:delText>
        </w:r>
      </w:del>
      <w:r w:rsidRPr="00BB5948">
        <w:rPr>
          <w:szCs w:val="24"/>
          <w:rPrChange w:id="405" w:author="Stefan Duprey" w:date="2016-11-10T17:35:00Z">
            <w:rPr/>
          </w:rPrChange>
        </w:rPr>
        <w:t xml:space="preserve">volatility </w:t>
      </w:r>
      <w:del w:id="406" w:author="Stefan Duprey" w:date="2016-11-14T08:59:00Z">
        <w:r w:rsidRPr="00BB5948" w:rsidDel="00A526BB">
          <w:rPr>
            <w:szCs w:val="24"/>
            <w:rPrChange w:id="407" w:author="Stefan Duprey" w:date="2016-11-10T17:35:00Z">
              <w:rPr/>
            </w:rPrChange>
          </w:rPr>
          <w:delText>bucket</w:delText>
        </w:r>
      </w:del>
      <w:ins w:id="408" w:author="Stefan Duprey" w:date="2016-11-14T08:59:00Z">
        <w:r w:rsidR="00A526BB">
          <w:rPr>
            <w:szCs w:val="24"/>
          </w:rPr>
          <w:t>type</w:t>
        </w:r>
      </w:ins>
      <w:r w:rsidRPr="00BB5948">
        <w:rPr>
          <w:szCs w:val="24"/>
          <w:rPrChange w:id="409" w:author="Stefan Duprey" w:date="2016-11-10T17:35:00Z">
            <w:rPr/>
          </w:rPrChange>
        </w:rPr>
        <w:t xml:space="preserve">, green for the pure </w:t>
      </w:r>
      <w:del w:id="410" w:author="Stefan Duprey" w:date="2016-11-14T08:59:00Z">
        <w:r w:rsidRPr="00BB5948" w:rsidDel="00A526BB">
          <w:rPr>
            <w:szCs w:val="24"/>
            <w:rPrChange w:id="411" w:author="Stefan Duprey" w:date="2016-11-10T17:35:00Z">
              <w:rPr/>
            </w:rPrChange>
          </w:rPr>
          <w:delText xml:space="preserve">volume </w:delText>
        </w:r>
      </w:del>
      <w:ins w:id="412" w:author="Stefan Duprey" w:date="2016-11-14T08:59:00Z">
        <w:r w:rsidR="00A526BB">
          <w:rPr>
            <w:szCs w:val="24"/>
          </w:rPr>
          <w:t>confident return</w:t>
        </w:r>
        <w:r w:rsidR="00A526BB" w:rsidRPr="00BB5948">
          <w:rPr>
            <w:szCs w:val="24"/>
            <w:rPrChange w:id="413" w:author="Stefan Duprey" w:date="2016-11-10T17:35:00Z">
              <w:rPr/>
            </w:rPrChange>
          </w:rPr>
          <w:t xml:space="preserve"> </w:t>
        </w:r>
      </w:ins>
      <w:r w:rsidRPr="00BB5948">
        <w:rPr>
          <w:szCs w:val="24"/>
          <w:rPrChange w:id="414" w:author="Stefan Duprey" w:date="2016-11-10T17:35:00Z">
            <w:rPr/>
          </w:rPrChange>
        </w:rPr>
        <w:t xml:space="preserve">and blue for </w:t>
      </w:r>
      <w:ins w:id="415" w:author="Stefan Duprey" w:date="2016-11-14T09:00:00Z">
        <w:r w:rsidR="00A526BB">
          <w:rPr>
            <w:szCs w:val="24"/>
          </w:rPr>
          <w:t xml:space="preserve">both return and </w:t>
        </w:r>
      </w:ins>
      <w:del w:id="416" w:author="Stefan Duprey" w:date="2016-11-14T09:00:00Z">
        <w:r w:rsidRPr="00BB5948" w:rsidDel="00A526BB">
          <w:rPr>
            <w:szCs w:val="24"/>
            <w:rPrChange w:id="417" w:author="Stefan Duprey" w:date="2016-11-10T17:35:00Z">
              <w:rPr/>
            </w:rPrChange>
          </w:rPr>
          <w:delText xml:space="preserve">volume and </w:delText>
        </w:r>
      </w:del>
      <w:r w:rsidRPr="00BB5948">
        <w:rPr>
          <w:szCs w:val="24"/>
          <w:rPrChange w:id="418" w:author="Stefan Duprey" w:date="2016-11-10T17:35:00Z">
            <w:rPr/>
          </w:rPrChange>
        </w:rPr>
        <w:t>frequency.</w:t>
      </w:r>
    </w:p>
    <w:p w14:paraId="27495C4E" w14:textId="77777777" w:rsidR="00F15DE0" w:rsidRPr="000C6165" w:rsidRDefault="00F15DE0" w:rsidP="00945518">
      <w:pPr>
        <w:rPr>
          <w:szCs w:val="24"/>
          <w:rPrChange w:id="419" w:author="Stefan Duprey" w:date="2016-11-11T09:00:00Z">
            <w:rPr/>
          </w:rPrChange>
        </w:rPr>
      </w:pPr>
    </w:p>
    <w:p w14:paraId="7B141C1D" w14:textId="77777777" w:rsidR="00A526BB" w:rsidRDefault="00EB4DD1" w:rsidP="00945518">
      <w:pPr>
        <w:rPr>
          <w:ins w:id="420" w:author="Stefan Duprey" w:date="2016-11-14T09:00:00Z"/>
        </w:rPr>
      </w:pPr>
      <w:r>
        <w:t xml:space="preserve">We will also </w:t>
      </w:r>
      <w:r w:rsidR="00967E2C">
        <w:t xml:space="preserve">investigate Ravenpack source effect and </w:t>
      </w:r>
      <w:r>
        <w:t xml:space="preserve">split our results </w:t>
      </w:r>
      <w:r w:rsidR="00967E2C">
        <w:t xml:space="preserve">for </w:t>
      </w:r>
      <w:del w:id="421" w:author="Stefan Duprey" w:date="2016-11-10T17:30:00Z">
        <w:r w:rsidR="00967E2C" w:rsidDel="006E4B6E">
          <w:delText xml:space="preserve">three </w:delText>
        </w:r>
      </w:del>
      <w:ins w:id="422" w:author="Stefan Duprey" w:date="2016-11-10T17:30:00Z">
        <w:r w:rsidR="006E4B6E">
          <w:t xml:space="preserve">two </w:t>
        </w:r>
      </w:ins>
      <w:r w:rsidR="00967E2C">
        <w:t>different</w:t>
      </w:r>
      <w:r>
        <w:t xml:space="preserve"> Ravenpack sources</w:t>
      </w:r>
      <w:ins w:id="423" w:author="Stefan Duprey" w:date="2016-11-10T17:30:00Z">
        <w:r w:rsidR="006E4B6E">
          <w:t xml:space="preserve"> types</w:t>
        </w:r>
      </w:ins>
      <w:r>
        <w:t>:</w:t>
      </w:r>
      <w:r w:rsidR="00967E2C">
        <w:t xml:space="preserve"> Dow Jones, Premium </w:t>
      </w:r>
      <w:ins w:id="424" w:author="Stefan Duprey" w:date="2016-11-10T17:30:00Z">
        <w:r w:rsidR="006E4B6E">
          <w:t xml:space="preserve">pack </w:t>
        </w:r>
      </w:ins>
      <w:r w:rsidR="00967E2C">
        <w:t>sources</w:t>
      </w:r>
      <w:del w:id="425" w:author="Stefan Duprey" w:date="2016-11-10T17:31:00Z">
        <w:r w:rsidR="00967E2C" w:rsidDel="006E4B6E">
          <w:delText xml:space="preserve"> and Web content</w:delText>
        </w:r>
      </w:del>
      <w:ins w:id="426" w:author="Stefan Duprey" w:date="2016-11-10T17:32:00Z">
        <w:r w:rsidR="00BB5948">
          <w:t>, which are the most prone to intraday reaction</w:t>
        </w:r>
      </w:ins>
      <w:ins w:id="427" w:author="Stefan Duprey" w:date="2016-11-10T17:33:00Z">
        <w:r w:rsidR="00BB5948">
          <w:t>s</w:t>
        </w:r>
      </w:ins>
      <w:ins w:id="428" w:author="Stefan Duprey" w:date="2016-11-10T17:32:00Z">
        <w:r w:rsidR="00BB5948">
          <w:t>.</w:t>
        </w:r>
      </w:ins>
    </w:p>
    <w:p w14:paraId="7ECBB85C" w14:textId="52172E9A" w:rsidR="00967E2C" w:rsidRDefault="00A526BB" w:rsidP="00945518">
      <w:ins w:id="429" w:author="Stefan Duprey" w:date="2016-11-14T09:00:00Z">
        <w:r>
          <w:t xml:space="preserve">Web content sources being the results of frequent crawling, market </w:t>
        </w:r>
      </w:ins>
      <w:ins w:id="430" w:author="Stefan Duprey" w:date="2016-11-14T09:01:00Z">
        <w:r>
          <w:t>reaction</w:t>
        </w:r>
      </w:ins>
      <w:ins w:id="431" w:author="Stefan Duprey" w:date="2016-11-14T09:00:00Z">
        <w:r>
          <w:t xml:space="preserve"> </w:t>
        </w:r>
      </w:ins>
      <w:ins w:id="432" w:author="Stefan Duprey" w:date="2016-11-14T09:01:00Z">
        <w:r w:rsidR="00F15DE0">
          <w:t xml:space="preserve">are less point-in-time </w:t>
        </w:r>
        <w:r w:rsidR="008D2E16">
          <w:t>sensitive.</w:t>
        </w:r>
      </w:ins>
      <w:ins w:id="433" w:author="Stefan Duprey" w:date="2016-11-14T09:04:00Z">
        <w:r w:rsidR="00F15DE0">
          <w:t xml:space="preserve"> Nevertheless Web content is still a very good source to catch the trend of abnormal return for a stock.</w:t>
        </w:r>
      </w:ins>
      <w:del w:id="434" w:author="Stefan Duprey" w:date="2016-11-10T17:32:00Z">
        <w:r w:rsidR="00967E2C" w:rsidDel="00BB5948">
          <w:delText>.</w:delText>
        </w:r>
      </w:del>
    </w:p>
    <w:p w14:paraId="17AFFEF6" w14:textId="5D365AD5" w:rsidR="00EB4DD1" w:rsidDel="00BB5948" w:rsidRDefault="00967E2C" w:rsidP="00945518">
      <w:pPr>
        <w:rPr>
          <w:moveFrom w:id="435" w:author="Stefan Duprey" w:date="2016-11-10T17:36:00Z"/>
        </w:rPr>
      </w:pPr>
      <w:moveFromRangeStart w:id="436" w:author="Stefan Duprey" w:date="2016-11-10T17:36:00Z" w:name="move466562736"/>
      <w:moveFrom w:id="437" w:author="Stefan Duprey" w:date="2016-11-10T17:36:00Z">
        <w:r w:rsidDel="00BB5948">
          <w:t xml:space="preserve">To avoid overfitting we will use the same common filtering with a similarity gap greater that one and a high entity and event relevance. </w:t>
        </w:r>
      </w:moveFrom>
    </w:p>
    <w:moveFromRangeEnd w:id="436"/>
    <w:p w14:paraId="7A9132C7" w14:textId="49244DD1" w:rsidR="00967E2C" w:rsidRDefault="00967E2C" w:rsidP="00945518">
      <w:r>
        <w:t>We</w:t>
      </w:r>
      <w:ins w:id="438" w:author="Stefan Duprey" w:date="2016-11-14T09:02:00Z">
        <w:r w:rsidR="008D2E16">
          <w:t xml:space="preserve"> will</w:t>
        </w:r>
      </w:ins>
      <w:r>
        <w:t xml:space="preserve"> see here that Dow Jones wire and Ravenpack premium pack</w:t>
      </w:r>
      <w:ins w:id="439" w:author="Stefan Duprey" w:date="2016-11-14T08:20:00Z">
        <w:r w:rsidR="00AF257B">
          <w:t xml:space="preserve"> both</w:t>
        </w:r>
      </w:ins>
      <w:r>
        <w:t xml:space="preserve"> are </w:t>
      </w:r>
      <w:del w:id="440" w:author="Stefan Duprey" w:date="2016-11-14T08:20:00Z">
        <w:r w:rsidDel="00AF257B">
          <w:delText xml:space="preserve">the </w:delText>
        </w:r>
      </w:del>
      <w:r>
        <w:t>sources generat</w:t>
      </w:r>
      <w:ins w:id="441" w:author="Stefan Duprey" w:date="2016-11-14T08:20:00Z">
        <w:r w:rsidR="00AF257B">
          <w:t>ing a</w:t>
        </w:r>
      </w:ins>
      <w:del w:id="442" w:author="Stefan Duprey" w:date="2016-11-14T08:20:00Z">
        <w:r w:rsidDel="00AF257B">
          <w:delText>ed</w:delText>
        </w:r>
      </w:del>
      <w:r>
        <w:t xml:space="preserve"> </w:t>
      </w:r>
      <w:del w:id="443" w:author="Stefan Duprey" w:date="2016-11-14T08:20:00Z">
        <w:r w:rsidDel="00AF257B">
          <w:delText>the</w:delText>
        </w:r>
      </w:del>
      <w:r>
        <w:t xml:space="preserve"> strong</w:t>
      </w:r>
      <w:del w:id="444" w:author="Stefan Duprey" w:date="2016-11-14T08:20:00Z">
        <w:r w:rsidDel="007865A5">
          <w:delText>er</w:delText>
        </w:r>
      </w:del>
      <w:r>
        <w:t xml:space="preserve"> market reaction in abnormal return and volatility surge. </w:t>
      </w:r>
      <w:del w:id="445" w:author="Stefan Duprey" w:date="2016-11-14T08:20:00Z">
        <w:r w:rsidDel="00AF257B">
          <w:delText xml:space="preserve">The web content is less jumpy but still follows a clear trending path. </w:delText>
        </w:r>
      </w:del>
    </w:p>
    <w:p w14:paraId="10CA3687" w14:textId="77777777" w:rsidR="008D2E16" w:rsidRDefault="008D2E16" w:rsidP="00945518">
      <w:pPr>
        <w:rPr>
          <w:ins w:id="446" w:author="Stefan Duprey" w:date="2016-11-14T09:02:00Z"/>
        </w:rPr>
      </w:pPr>
    </w:p>
    <w:p w14:paraId="4E8FFA24" w14:textId="495CEA79" w:rsidR="00967E2C" w:rsidRDefault="00967E2C" w:rsidP="00945518">
      <w:pPr>
        <w:rPr>
          <w:ins w:id="447" w:author="Stefan Duprey" w:date="2016-11-11T09:19:00Z"/>
        </w:rPr>
      </w:pPr>
      <w:r>
        <w:t xml:space="preserve">The premium pack </w:t>
      </w:r>
      <w:ins w:id="448" w:author="Stefan Duprey" w:date="2016-11-14T09:02:00Z">
        <w:r w:rsidR="008D2E16">
          <w:t xml:space="preserve">even </w:t>
        </w:r>
      </w:ins>
      <w:r>
        <w:t>seem</w:t>
      </w:r>
      <w:ins w:id="449" w:author="Stefan Duprey" w:date="2016-11-14T09:02:00Z">
        <w:r w:rsidR="008D2E16">
          <w:t>ingly</w:t>
        </w:r>
      </w:ins>
      <w:del w:id="450" w:author="Stefan Duprey" w:date="2016-11-14T09:02:00Z">
        <w:r w:rsidDel="008D2E16">
          <w:delText>s</w:delText>
        </w:r>
      </w:del>
      <w:r>
        <w:t xml:space="preserve"> </w:t>
      </w:r>
      <w:del w:id="451" w:author="Stefan Duprey" w:date="2016-11-14T09:02:00Z">
        <w:r w:rsidDel="008D2E16">
          <w:delText xml:space="preserve">to </w:delText>
        </w:r>
      </w:del>
      <w:r>
        <w:t xml:space="preserve">slightly </w:t>
      </w:r>
      <w:ins w:id="452" w:author="Stefan Duprey" w:date="2016-11-14T09:03:00Z">
        <w:r w:rsidR="008D2E16">
          <w:t>over performs</w:t>
        </w:r>
      </w:ins>
      <w:ins w:id="453" w:author="Stefan Duprey" w:date="2016-11-14T09:02:00Z">
        <w:r w:rsidR="008D2E16">
          <w:t xml:space="preserve"> in </w:t>
        </w:r>
      </w:ins>
      <w:del w:id="454" w:author="Stefan Duprey" w:date="2016-11-14T09:02:00Z">
        <w:r w:rsidDel="008D2E16">
          <w:delText>out</w:delText>
        </w:r>
      </w:del>
      <w:del w:id="455" w:author="Stefan Duprey" w:date="2016-11-14T09:03:00Z">
        <w:r w:rsidDel="008D2E16">
          <w:delText>perform</w:delText>
        </w:r>
      </w:del>
      <w:ins w:id="456" w:author="Stefan Duprey" w:date="2016-11-14T09:03:00Z">
        <w:r w:rsidR="008D2E16">
          <w:t>absolute returns</w:t>
        </w:r>
      </w:ins>
      <w:del w:id="457" w:author="Stefan Duprey" w:date="2016-11-14T09:03:00Z">
        <w:r w:rsidDel="008D2E16">
          <w:delText xml:space="preserve"> Dow Jones overall</w:delText>
        </w:r>
      </w:del>
      <w:ins w:id="458" w:author="Stefan Duprey" w:date="2016-11-14T09:03:00Z">
        <w:r w:rsidR="008D2E16">
          <w:t xml:space="preserve"> metrics</w:t>
        </w:r>
      </w:ins>
      <w:r>
        <w:t>.</w:t>
      </w:r>
    </w:p>
    <w:p w14:paraId="0E48C587" w14:textId="77777777" w:rsidR="00E25421" w:rsidRDefault="00E25421" w:rsidP="00945518">
      <w:pPr>
        <w:rPr>
          <w:ins w:id="459" w:author="Stefan Duprey" w:date="2016-11-11T09:19:00Z"/>
        </w:rPr>
      </w:pPr>
    </w:p>
    <w:p w14:paraId="18CE9780" w14:textId="77777777" w:rsidR="00E25421" w:rsidRDefault="00E25421" w:rsidP="00945518">
      <w:pPr>
        <w:rPr>
          <w:ins w:id="460" w:author="Stefan Duprey" w:date="2016-11-11T09:19:00Z"/>
        </w:rPr>
      </w:pPr>
    </w:p>
    <w:p w14:paraId="63297295" w14:textId="77777777" w:rsidR="00E25421" w:rsidDel="00FD4940" w:rsidRDefault="00E25421" w:rsidP="00945518">
      <w:pPr>
        <w:rPr>
          <w:del w:id="461" w:author="Stefan Duprey" w:date="2016-11-11T18:05:00Z"/>
        </w:rPr>
      </w:pPr>
    </w:p>
    <w:p w14:paraId="4A1C540D" w14:textId="77777777" w:rsidR="009777BD" w:rsidDel="00FD4940" w:rsidRDefault="009777BD" w:rsidP="00945518">
      <w:pPr>
        <w:rPr>
          <w:del w:id="462" w:author="Stefan Duprey" w:date="2016-11-11T18:05:00Z"/>
          <w:b/>
          <w:sz w:val="28"/>
          <w:szCs w:val="28"/>
          <w:lang w:eastAsia="zh-CN"/>
        </w:rPr>
      </w:pPr>
    </w:p>
    <w:p w14:paraId="5697F115" w14:textId="77777777" w:rsidR="000407D1" w:rsidRDefault="000407D1" w:rsidP="00945518">
      <w:pPr>
        <w:rPr>
          <w:ins w:id="463" w:author="Stefan Duprey" w:date="2016-11-11T11:50:00Z"/>
          <w:b/>
          <w:sz w:val="28"/>
          <w:szCs w:val="28"/>
          <w:lang w:eastAsia="zh-CN"/>
        </w:rPr>
      </w:pPr>
    </w:p>
    <w:p w14:paraId="196E2EFA" w14:textId="2E504D19" w:rsidR="004C7336" w:rsidRPr="006F1C71" w:rsidRDefault="000407D1" w:rsidP="00945518">
      <w:pPr>
        <w:rPr>
          <w:b/>
          <w:sz w:val="28"/>
          <w:szCs w:val="28"/>
          <w:lang w:eastAsia="zh-CN"/>
        </w:rPr>
      </w:pPr>
      <w:ins w:id="464" w:author="Stefan Duprey" w:date="2016-11-11T11:47:00Z">
        <w:r>
          <w:rPr>
            <w:noProof/>
            <w:lang w:val="es-ES" w:eastAsia="es-ES"/>
          </w:rPr>
          <w:lastRenderedPageBreak/>
          <w:drawing>
            <wp:anchor distT="0" distB="0" distL="114300" distR="114300" simplePos="0" relativeHeight="251851776" behindDoc="0" locked="0" layoutInCell="1" allowOverlap="1" wp14:anchorId="738D5554" wp14:editId="1365204A">
              <wp:simplePos x="0" y="0"/>
              <wp:positionH relativeFrom="margin">
                <wp:posOffset>702945</wp:posOffset>
              </wp:positionH>
              <wp:positionV relativeFrom="paragraph">
                <wp:posOffset>356870</wp:posOffset>
              </wp:positionV>
              <wp:extent cx="4973955" cy="3082925"/>
              <wp:effectExtent l="0" t="0" r="0" b="3175"/>
              <wp:wrapTopAndBottom/>
              <wp:docPr id="318" name="Picture 318" descr="W:\OutputData\sduprey\NAR-326\PAPER_PICTURES\ALL\BEST_PROFILES\DJPRFALSECAT_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BEST_PROFILES\DJPRFALSECAT_RE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73955" cy="3082925"/>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465"/>
      <w:commentRangeStart w:id="466"/>
      <w:commentRangeStart w:id="467"/>
      <w:commentRangeStart w:id="468"/>
      <w:del w:id="469" w:author="Stefan Duprey" w:date="2016-11-11T11:47:00Z">
        <w:r w:rsidR="00461EC9" w:rsidDel="000407D1">
          <w:rPr>
            <w:noProof/>
            <w:lang w:val="es-ES" w:eastAsia="es-ES"/>
          </w:rPr>
          <w:drawing>
            <wp:anchor distT="0" distB="0" distL="114300" distR="114300" simplePos="0" relativeHeight="251752448" behindDoc="0" locked="0" layoutInCell="1" allowOverlap="1" wp14:anchorId="19693CF6" wp14:editId="17084071">
              <wp:simplePos x="0" y="0"/>
              <wp:positionH relativeFrom="column">
                <wp:posOffset>524238</wp:posOffset>
              </wp:positionH>
              <wp:positionV relativeFrom="paragraph">
                <wp:posOffset>261562</wp:posOffset>
              </wp:positionV>
              <wp:extent cx="5287120" cy="3168502"/>
              <wp:effectExtent l="0" t="0" r="0" b="0"/>
              <wp:wrapTopAndBottom/>
              <wp:docPr id="55" name="Picture 55" descr="W:\OutputData\sduprey\NAR-326\PAPER_PICTURES\ALL\SPLITTING_PROFILES\DJPRFALSECAT_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utputData\sduprey\NAR-326\PAPER_PICTURES\ALL\SPLITTING_PROFILES\DJPRFALSECAT_R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7661" cy="3168826"/>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465"/>
      <w:commentRangeEnd w:id="467"/>
      <w:commentRangeEnd w:id="468"/>
      <w:r w:rsidR="002F22DE">
        <w:rPr>
          <w:rStyle w:val="CommentReference"/>
        </w:rPr>
        <w:commentReference w:id="465"/>
      </w:r>
      <w:commentRangeEnd w:id="466"/>
      <w:r w:rsidR="00491137">
        <w:rPr>
          <w:rStyle w:val="CommentReference"/>
        </w:rPr>
        <w:commentReference w:id="466"/>
      </w:r>
      <w:r w:rsidR="00A1083E">
        <w:rPr>
          <w:rStyle w:val="CommentReference"/>
        </w:rPr>
        <w:commentReference w:id="467"/>
      </w:r>
      <w:r w:rsidR="00252600">
        <w:rPr>
          <w:rStyle w:val="CommentReference"/>
        </w:rPr>
        <w:commentReference w:id="468"/>
      </w:r>
      <w:r w:rsidR="006F1C71" w:rsidRPr="006F1C71">
        <w:rPr>
          <w:b/>
          <w:sz w:val="28"/>
          <w:szCs w:val="28"/>
          <w:lang w:eastAsia="zh-CN"/>
        </w:rPr>
        <w:t>Dow Jones new</w:t>
      </w:r>
      <w:r w:rsidR="006F1C71">
        <w:rPr>
          <w:b/>
          <w:sz w:val="28"/>
          <w:szCs w:val="28"/>
          <w:lang w:eastAsia="zh-CN"/>
        </w:rPr>
        <w:t>s feed</w:t>
      </w:r>
      <w:r w:rsidR="00E35608" w:rsidRPr="006F1C71">
        <w:rPr>
          <w:b/>
          <w:sz w:val="28"/>
          <w:szCs w:val="28"/>
          <w:lang w:eastAsia="zh-CN"/>
        </w:rPr>
        <w:t>:</w:t>
      </w:r>
    </w:p>
    <w:p w14:paraId="6D2AB8A4" w14:textId="0254B119" w:rsidR="0048430F" w:rsidRPr="00461EC9" w:rsidRDefault="00694B05" w:rsidP="00461EC9">
      <w:pPr>
        <w:pStyle w:val="Subtitle"/>
        <w:ind w:left="0"/>
        <w:rPr>
          <w:iCs w:val="0"/>
        </w:rPr>
      </w:pPr>
      <w:ins w:id="470" w:author="Stefan Duprey" w:date="2016-11-11T11:47:00Z">
        <w:r>
          <w:rPr>
            <w:noProof/>
            <w:lang w:val="es-ES" w:eastAsia="es-ES"/>
          </w:rPr>
          <w:drawing>
            <wp:anchor distT="0" distB="0" distL="114300" distR="114300" simplePos="0" relativeHeight="251852800" behindDoc="0" locked="0" layoutInCell="1" allowOverlap="1" wp14:anchorId="7C05A746" wp14:editId="5613A4A2">
              <wp:simplePos x="0" y="0"/>
              <wp:positionH relativeFrom="margin">
                <wp:posOffset>623245</wp:posOffset>
              </wp:positionH>
              <wp:positionV relativeFrom="paragraph">
                <wp:posOffset>4008711</wp:posOffset>
              </wp:positionV>
              <wp:extent cx="5076190" cy="3242310"/>
              <wp:effectExtent l="0" t="0" r="0" b="0"/>
              <wp:wrapTopAndBottom/>
              <wp:docPr id="319" name="Picture 319" descr="W:\OutputData\sduprey\NAR-326\PAPER_PICTURES\ALL\BEST_PROFILES\DJPRFALSECAT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utputData\sduprey\NAR-326\PAPER_PICTURES\ALL\BEST_PROFILES\DJPRFALSECAT_VO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6190"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471"/>
      <w:del w:id="472" w:author="Stefan Duprey" w:date="2016-11-11T11:47:00Z">
        <w:r w:rsidR="000407D1" w:rsidDel="000407D1">
          <w:rPr>
            <w:b/>
            <w:noProof/>
            <w:sz w:val="28"/>
            <w:szCs w:val="28"/>
            <w:lang w:val="es-ES" w:eastAsia="es-ES"/>
          </w:rPr>
          <w:drawing>
            <wp:anchor distT="0" distB="0" distL="114300" distR="114300" simplePos="0" relativeHeight="251753472" behindDoc="0" locked="0" layoutInCell="1" allowOverlap="1" wp14:anchorId="39B50E8D" wp14:editId="677161C1">
              <wp:simplePos x="0" y="0"/>
              <wp:positionH relativeFrom="margin">
                <wp:align>center</wp:align>
              </wp:positionH>
              <wp:positionV relativeFrom="paragraph">
                <wp:posOffset>4128431</wp:posOffset>
              </wp:positionV>
              <wp:extent cx="5252085" cy="3147695"/>
              <wp:effectExtent l="0" t="0" r="5715" b="0"/>
              <wp:wrapTopAndBottom/>
              <wp:docPr id="57" name="Picture 57" descr="W:\OutputData\sduprey\NAR-326\PAPER_PICTURES\ALL\SPLITTING_PROFILES\DJPRFALSECAT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utputData\sduprey\NAR-326\PAPER_PICTURES\ALL\SPLITTING_PROFILES\DJPRFALSECAT_VO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085"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Start w:id="473"/>
      <w:commentRangeEnd w:id="471"/>
      <w:r w:rsidR="002F22DE">
        <w:rPr>
          <w:rStyle w:val="CommentReference"/>
          <w:rFonts w:eastAsiaTheme="minorEastAsia" w:cstheme="minorBidi"/>
          <w:iCs w:val="0"/>
          <w:spacing w:val="0"/>
        </w:rPr>
        <w:commentReference w:id="471"/>
      </w:r>
      <w:commentRangeEnd w:id="473"/>
      <w:r w:rsidR="00252600">
        <w:rPr>
          <w:rStyle w:val="CommentReference"/>
          <w:rFonts w:eastAsiaTheme="minorEastAsia" w:cstheme="minorBidi"/>
          <w:iCs w:val="0"/>
          <w:spacing w:val="0"/>
        </w:rPr>
        <w:commentReference w:id="473"/>
      </w:r>
      <w:r w:rsidR="0048430F">
        <w:rPr>
          <w:lang w:eastAsia="zh-CN"/>
        </w:rPr>
        <w:t xml:space="preserve"> </w:t>
      </w:r>
      <w:r w:rsidR="006F1C71">
        <w:rPr>
          <w:rStyle w:val="SubtitleChar"/>
          <w:b/>
        </w:rPr>
        <w:t>F</w:t>
      </w:r>
      <w:r w:rsidR="006F1C71" w:rsidRPr="00DF36BD">
        <w:rPr>
          <w:rStyle w:val="SubtitleChar"/>
          <w:b/>
        </w:rPr>
        <w:t xml:space="preserve">IGURE </w:t>
      </w:r>
      <w:r w:rsidR="006F1C71">
        <w:rPr>
          <w:rStyle w:val="SubtitleChar"/>
          <w:b/>
        </w:rPr>
        <w:t>7</w:t>
      </w:r>
      <w:r w:rsidR="006F1C71" w:rsidRPr="00DF36BD">
        <w:rPr>
          <w:rStyle w:val="SubtitleChar"/>
          <w:b/>
        </w:rPr>
        <w:t>:</w:t>
      </w:r>
      <w:r w:rsidR="006F1C71">
        <w:rPr>
          <w:rStyle w:val="SubtitleChar"/>
          <w:b/>
        </w:rPr>
        <w:t xml:space="preserve"> Average abnormal return across all category profiles for Dow Jones </w:t>
      </w:r>
      <w:del w:id="474" w:author="Stefan Duprey" w:date="2016-11-10T17:28:00Z">
        <w:r w:rsidR="006F1C71" w:rsidDel="00252600">
          <w:rPr>
            <w:rStyle w:val="SubtitleChar"/>
            <w:b/>
          </w:rPr>
          <w:delText xml:space="preserve">wire </w:delText>
        </w:r>
      </w:del>
      <w:ins w:id="475" w:author="Stefan Duprey" w:date="2016-11-10T17:28:00Z">
        <w:r w:rsidR="00252600">
          <w:rPr>
            <w:rStyle w:val="SubtitleChar"/>
            <w:b/>
          </w:rPr>
          <w:t xml:space="preserve">source </w:t>
        </w:r>
      </w:ins>
      <w:r w:rsidR="006F1C71">
        <w:rPr>
          <w:rStyle w:val="SubtitleChar"/>
          <w:b/>
        </w:rPr>
        <w:t>average for across the first 100 ranked categories</w:t>
      </w:r>
      <w:r w:rsidR="00461EC9">
        <w:rPr>
          <w:rStyle w:val="SubtitleChar"/>
          <w:b/>
        </w:rPr>
        <w:t xml:space="preserve"> according to three metrics</w:t>
      </w:r>
      <w:r w:rsidR="006F1C71">
        <w:rPr>
          <w:rStyle w:val="SubtitleChar"/>
          <w:b/>
        </w:rPr>
        <w:t>.</w:t>
      </w:r>
      <w:r w:rsidR="00461EC9">
        <w:rPr>
          <w:rStyle w:val="SubtitleChar"/>
          <w:b/>
        </w:rPr>
        <w:t xml:space="preserve"> RED favors volatility, BLUE frequent return, and GREEN absolute return.</w:t>
      </w:r>
      <w:r w:rsidR="006F1C71" w:rsidRPr="007F502C">
        <w:rPr>
          <w:rStyle w:val="SubtitleChar"/>
        </w:rPr>
        <w:t xml:space="preserve"> </w:t>
      </w:r>
      <w:r w:rsidR="006F1C71">
        <w:rPr>
          <w:rStyle w:val="SubtitleChar"/>
        </w:rPr>
        <w:t xml:space="preserve">This average profile is computed </w:t>
      </w:r>
      <w:del w:id="476" w:author="Stefan Duprey" w:date="2016-11-10T17:28:00Z">
        <w:r w:rsidR="006F1C71" w:rsidDel="00252600">
          <w:rPr>
            <w:rStyle w:val="SubtitleChar"/>
          </w:rPr>
          <w:delText xml:space="preserve">over </w:delText>
        </w:r>
        <w:commentRangeStart w:id="477"/>
        <w:r w:rsidR="006F1C71" w:rsidDel="00252600">
          <w:rPr>
            <w:rStyle w:val="SubtitleChar"/>
          </w:rPr>
          <w:delText>all</w:delText>
        </w:r>
        <w:commentRangeEnd w:id="477"/>
        <w:r w:rsidR="002F22DE" w:rsidDel="00252600">
          <w:rPr>
            <w:rStyle w:val="CommentReference"/>
            <w:rFonts w:eastAsiaTheme="minorEastAsia" w:cstheme="minorBidi"/>
            <w:iCs w:val="0"/>
            <w:spacing w:val="0"/>
          </w:rPr>
          <w:commentReference w:id="477"/>
        </w:r>
        <w:r w:rsidR="006F1C71" w:rsidDel="00252600">
          <w:rPr>
            <w:rStyle w:val="SubtitleChar"/>
          </w:rPr>
          <w:delText xml:space="preserve"> Ravenpack sources </w:delText>
        </w:r>
      </w:del>
      <w:r w:rsidR="006F1C71">
        <w:rPr>
          <w:rStyle w:val="SubtitleChar"/>
        </w:rPr>
        <w:t>filtering for similarity gap greater than one day and high event/entity relevance</w:t>
      </w:r>
    </w:p>
    <w:p w14:paraId="25022596" w14:textId="0D72A5F0" w:rsidR="00945518" w:rsidDel="000407D1" w:rsidRDefault="00945518" w:rsidP="004A0AD9">
      <w:pPr>
        <w:rPr>
          <w:del w:id="478" w:author="Stefan Duprey" w:date="2016-11-11T11:50:00Z"/>
          <w:szCs w:val="24"/>
          <w:lang w:eastAsia="zh-CN"/>
        </w:rPr>
      </w:pPr>
    </w:p>
    <w:p w14:paraId="3B982921" w14:textId="2E6006BB" w:rsidR="00461EC9" w:rsidRPr="00461EC9" w:rsidRDefault="00461EC9" w:rsidP="00461EC9">
      <w:pPr>
        <w:pStyle w:val="Subtitle"/>
        <w:ind w:left="0"/>
        <w:rPr>
          <w:iCs w:val="0"/>
        </w:rPr>
      </w:pPr>
      <w:r>
        <w:rPr>
          <w:rStyle w:val="SubtitleChar"/>
          <w:b/>
        </w:rPr>
        <w:t>F</w:t>
      </w:r>
      <w:r w:rsidRPr="00DF36BD">
        <w:rPr>
          <w:rStyle w:val="SubtitleChar"/>
          <w:b/>
        </w:rPr>
        <w:t xml:space="preserve">IGURE </w:t>
      </w:r>
      <w:r>
        <w:rPr>
          <w:rStyle w:val="SubtitleChar"/>
          <w:b/>
        </w:rPr>
        <w:t>8</w:t>
      </w:r>
      <w:r w:rsidRPr="00DF36BD">
        <w:rPr>
          <w:rStyle w:val="SubtitleChar"/>
          <w:b/>
        </w:rPr>
        <w:t>:</w:t>
      </w:r>
      <w:r>
        <w:rPr>
          <w:rStyle w:val="SubtitleChar"/>
          <w:b/>
        </w:rPr>
        <w:t xml:space="preserve"> Average abnormal volatility across all category profiles for Dow Jones wire average for across the first 100 ranked categories according to three metrics. RED favors volatility, BLUE frequent return, and GREEN absolute return.</w:t>
      </w:r>
      <w:r w:rsidRPr="007F502C">
        <w:rPr>
          <w:rStyle w:val="SubtitleChar"/>
        </w:rPr>
        <w:t xml:space="preserve"> </w:t>
      </w:r>
      <w:r>
        <w:rPr>
          <w:rStyle w:val="SubtitleChar"/>
        </w:rPr>
        <w:t xml:space="preserve">This average profile is </w:t>
      </w:r>
      <w:ins w:id="479" w:author="Stefan Duprey" w:date="2016-11-10T17:28:00Z">
        <w:r w:rsidR="00252600">
          <w:rPr>
            <w:rStyle w:val="SubtitleChar"/>
          </w:rPr>
          <w:t xml:space="preserve">computed </w:t>
        </w:r>
      </w:ins>
      <w:del w:id="480" w:author="Stefan Duprey" w:date="2016-11-10T17:28:00Z">
        <w:r w:rsidDel="00252600">
          <w:rPr>
            <w:rStyle w:val="SubtitleChar"/>
          </w:rPr>
          <w:delText xml:space="preserve">computed over all Ravenpack sources </w:delText>
        </w:r>
      </w:del>
      <w:r>
        <w:rPr>
          <w:rStyle w:val="SubtitleChar"/>
        </w:rPr>
        <w:t>filtering for similarity gap greater than one day and high event/entity relevance</w:t>
      </w:r>
    </w:p>
    <w:p w14:paraId="4439A1B7" w14:textId="6571A290" w:rsidR="000407D1" w:rsidRDefault="000407D1" w:rsidP="004A0AD9">
      <w:pPr>
        <w:rPr>
          <w:ins w:id="481" w:author="Stefan Duprey" w:date="2016-11-11T11:49:00Z"/>
          <w:b/>
          <w:sz w:val="28"/>
          <w:szCs w:val="28"/>
          <w:lang w:eastAsia="zh-CN"/>
        </w:rPr>
      </w:pPr>
    </w:p>
    <w:p w14:paraId="71FDD4ED" w14:textId="02FE11F2" w:rsidR="000407D1" w:rsidRDefault="000407D1" w:rsidP="004A0AD9">
      <w:pPr>
        <w:rPr>
          <w:ins w:id="482" w:author="Stefan Duprey" w:date="2016-11-11T11:49:00Z"/>
          <w:b/>
          <w:sz w:val="28"/>
          <w:szCs w:val="28"/>
          <w:lang w:eastAsia="zh-CN"/>
        </w:rPr>
      </w:pPr>
    </w:p>
    <w:p w14:paraId="5EAA03FA" w14:textId="5076C9BD" w:rsidR="00D16D96" w:rsidRPr="00461EC9" w:rsidRDefault="000407D1" w:rsidP="004A0AD9">
      <w:pPr>
        <w:rPr>
          <w:b/>
          <w:szCs w:val="24"/>
          <w:lang w:eastAsia="zh-CN"/>
        </w:rPr>
      </w:pPr>
      <w:ins w:id="483" w:author="Stefan Duprey" w:date="2016-11-11T11:48:00Z">
        <w:r>
          <w:rPr>
            <w:noProof/>
            <w:sz w:val="28"/>
            <w:szCs w:val="28"/>
            <w:lang w:val="es-ES" w:eastAsia="es-ES"/>
          </w:rPr>
          <w:drawing>
            <wp:anchor distT="0" distB="0" distL="114300" distR="114300" simplePos="0" relativeHeight="251853824" behindDoc="0" locked="0" layoutInCell="1" allowOverlap="1" wp14:anchorId="7E319DA7" wp14:editId="3DC90880">
              <wp:simplePos x="0" y="0"/>
              <wp:positionH relativeFrom="margin">
                <wp:posOffset>733425</wp:posOffset>
              </wp:positionH>
              <wp:positionV relativeFrom="paragraph">
                <wp:posOffset>309245</wp:posOffset>
              </wp:positionV>
              <wp:extent cx="5113655" cy="3225800"/>
              <wp:effectExtent l="0" t="0" r="0" b="0"/>
              <wp:wrapTopAndBottom/>
              <wp:docPr id="320" name="Picture 320" descr="W:\OutputData\sduprey\NAR-326\PAPER_PICTURES\ALL\BEST_PROFILES\PREMIUM_PACKFALSECAT_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utputData\sduprey\NAR-326\PAPER_PICTURES\ALL\BEST_PROFILES\PREMIUM_PACKFALSECAT_RE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13655"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484" w:author="Stefan Duprey" w:date="2016-11-11T11:48:00Z">
        <w:r w:rsidR="00461EC9" w:rsidRPr="00461EC9" w:rsidDel="000407D1">
          <w:rPr>
            <w:noProof/>
            <w:sz w:val="28"/>
            <w:szCs w:val="28"/>
            <w:lang w:val="es-ES" w:eastAsia="es-ES"/>
          </w:rPr>
          <w:drawing>
            <wp:anchor distT="0" distB="0" distL="114300" distR="114300" simplePos="0" relativeHeight="251754496" behindDoc="0" locked="0" layoutInCell="1" allowOverlap="1" wp14:anchorId="68E88385" wp14:editId="2B514AB7">
              <wp:simplePos x="0" y="0"/>
              <wp:positionH relativeFrom="margin">
                <wp:align>center</wp:align>
              </wp:positionH>
              <wp:positionV relativeFrom="paragraph">
                <wp:posOffset>240030</wp:posOffset>
              </wp:positionV>
              <wp:extent cx="5528310" cy="3312795"/>
              <wp:effectExtent l="0" t="0" r="0" b="1905"/>
              <wp:wrapTopAndBottom/>
              <wp:docPr id="58" name="Picture 58" descr="W:\OutputData\sduprey\NAR-326\PAPER_PICTURES\ALL\SPLITTING_PROFILES\PREMIUM_PACKFALSECAT_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utputData\sduprey\NAR-326\PAPER_PICTURES\ALL\SPLITTING_PROFILES\PREMIUM_PACKFALSECAT_RE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28310" cy="331279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461EC9" w:rsidRPr="00461EC9">
        <w:rPr>
          <w:b/>
          <w:sz w:val="28"/>
          <w:szCs w:val="28"/>
          <w:lang w:eastAsia="zh-CN"/>
        </w:rPr>
        <w:t>Ravenpack premium sources</w:t>
      </w:r>
      <w:r w:rsidR="00461EC9" w:rsidRPr="00461EC9">
        <w:rPr>
          <w:b/>
          <w:szCs w:val="24"/>
          <w:lang w:eastAsia="zh-CN"/>
        </w:rPr>
        <w:t>:</w:t>
      </w:r>
    </w:p>
    <w:p w14:paraId="0AA3E975" w14:textId="53DE3C28" w:rsidR="00461EC9" w:rsidRPr="00461EC9" w:rsidRDefault="000407D1" w:rsidP="00461EC9">
      <w:pPr>
        <w:pStyle w:val="Subtitle"/>
        <w:ind w:left="0"/>
        <w:rPr>
          <w:rStyle w:val="SubtitleChar"/>
          <w:b/>
        </w:rPr>
      </w:pPr>
      <w:ins w:id="485" w:author="Stefan Duprey" w:date="2016-11-11T11:48:00Z">
        <w:r>
          <w:rPr>
            <w:rStyle w:val="SubtitleChar"/>
            <w:b/>
            <w:noProof/>
            <w:lang w:val="es-ES" w:eastAsia="es-ES"/>
          </w:rPr>
          <w:drawing>
            <wp:anchor distT="0" distB="0" distL="114300" distR="114300" simplePos="0" relativeHeight="251854848" behindDoc="0" locked="0" layoutInCell="1" allowOverlap="1" wp14:anchorId="210B3588" wp14:editId="413D5B96">
              <wp:simplePos x="0" y="0"/>
              <wp:positionH relativeFrom="margin">
                <wp:posOffset>669290</wp:posOffset>
              </wp:positionH>
              <wp:positionV relativeFrom="paragraph">
                <wp:posOffset>4078605</wp:posOffset>
              </wp:positionV>
              <wp:extent cx="5196840" cy="3221355"/>
              <wp:effectExtent l="0" t="0" r="3810" b="0"/>
              <wp:wrapTopAndBottom/>
              <wp:docPr id="321" name="Picture 321" descr="W:\OutputData\sduprey\NAR-326\PAPER_PICTURES\ALL\BEST_PROFILES\PREMIUM_PACKFALSECAT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utputData\sduprey\NAR-326\PAPER_PICTURES\ALL\BEST_PROFILES\PREMIUM_PACKFALSECAT_VO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96840"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486" w:author="Stefan Duprey" w:date="2016-11-11T11:48:00Z">
        <w:r w:rsidR="00FD65A5" w:rsidDel="000407D1">
          <w:rPr>
            <w:b/>
            <w:noProof/>
            <w:sz w:val="28"/>
            <w:szCs w:val="28"/>
            <w:lang w:val="es-ES" w:eastAsia="es-ES"/>
          </w:rPr>
          <w:drawing>
            <wp:anchor distT="0" distB="0" distL="114300" distR="114300" simplePos="0" relativeHeight="251755520" behindDoc="0" locked="0" layoutInCell="1" allowOverlap="1" wp14:anchorId="5CD16706" wp14:editId="212A69A7">
              <wp:simplePos x="0" y="0"/>
              <wp:positionH relativeFrom="column">
                <wp:posOffset>235526</wp:posOffset>
              </wp:positionH>
              <wp:positionV relativeFrom="paragraph">
                <wp:posOffset>4126186</wp:posOffset>
              </wp:positionV>
              <wp:extent cx="5570855" cy="3338195"/>
              <wp:effectExtent l="0" t="0" r="0" b="0"/>
              <wp:wrapTopAndBottom/>
              <wp:docPr id="63" name="Picture 63" descr="W:\OutputData\sduprey\NAR-326\PAPER_PICTURES\ALL\SPLITTING_PROFILES\PREMIUM_PACKFALSECAT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utputData\sduprey\NAR-326\PAPER_PICTURES\ALL\SPLITTING_PROFILES\PREMIUM_PACKFALSECAT_VO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0855"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461EC9">
        <w:rPr>
          <w:rStyle w:val="SubtitleChar"/>
          <w:b/>
        </w:rPr>
        <w:t>F</w:t>
      </w:r>
      <w:r w:rsidR="00461EC9" w:rsidRPr="00DF36BD">
        <w:rPr>
          <w:rStyle w:val="SubtitleChar"/>
          <w:b/>
        </w:rPr>
        <w:t xml:space="preserve">IGURE </w:t>
      </w:r>
      <w:r w:rsidR="00461EC9">
        <w:rPr>
          <w:rStyle w:val="SubtitleChar"/>
          <w:b/>
        </w:rPr>
        <w:t>9</w:t>
      </w:r>
      <w:r w:rsidR="00461EC9" w:rsidRPr="00DF36BD">
        <w:rPr>
          <w:rStyle w:val="SubtitleChar"/>
          <w:b/>
        </w:rPr>
        <w:t>:</w:t>
      </w:r>
      <w:r w:rsidR="00461EC9">
        <w:rPr>
          <w:rStyle w:val="SubtitleChar"/>
          <w:b/>
        </w:rPr>
        <w:t xml:space="preserve"> Average abnormal return across all category profiles for PREMIUM PACK sources averaged across the first 100 ranked categories according to three metrics. RED favors volatility, BLUE frequent return, and GREEN absolute return.</w:t>
      </w:r>
      <w:r w:rsidR="00461EC9" w:rsidRPr="007F502C">
        <w:rPr>
          <w:rStyle w:val="SubtitleChar"/>
        </w:rPr>
        <w:t xml:space="preserve"> </w:t>
      </w:r>
      <w:r w:rsidR="00461EC9">
        <w:rPr>
          <w:rStyle w:val="SubtitleChar"/>
        </w:rPr>
        <w:t xml:space="preserve">This average profile is </w:t>
      </w:r>
      <w:del w:id="487" w:author="Stefan Duprey" w:date="2016-11-10T17:29:00Z">
        <w:r w:rsidR="00461EC9" w:rsidDel="00252600">
          <w:rPr>
            <w:rStyle w:val="SubtitleChar"/>
          </w:rPr>
          <w:delText xml:space="preserve">computed over all Ravenpack sources </w:delText>
        </w:r>
      </w:del>
      <w:ins w:id="488" w:author="Stefan Duprey" w:date="2016-11-10T17:29:00Z">
        <w:r w:rsidR="00252600">
          <w:rPr>
            <w:rStyle w:val="SubtitleChar"/>
          </w:rPr>
          <w:t xml:space="preserve">computed </w:t>
        </w:r>
      </w:ins>
      <w:r w:rsidR="00461EC9">
        <w:rPr>
          <w:rStyle w:val="SubtitleChar"/>
        </w:rPr>
        <w:t>filtering for similarity gap greater than one day and high event/entity relevance</w:t>
      </w:r>
    </w:p>
    <w:p w14:paraId="5F829C2D" w14:textId="14C7E664" w:rsidR="00461EC9" w:rsidRPr="00461EC9" w:rsidDel="00491137" w:rsidRDefault="00461EC9" w:rsidP="00461EC9">
      <w:pPr>
        <w:pStyle w:val="Subtitle"/>
        <w:ind w:left="0"/>
        <w:rPr>
          <w:del w:id="489" w:author="Stefan Duprey" w:date="2016-11-10T17:13:00Z"/>
          <w:iCs w:val="0"/>
        </w:rPr>
      </w:pPr>
      <w:r>
        <w:rPr>
          <w:rStyle w:val="SubtitleChar"/>
          <w:b/>
        </w:rPr>
        <w:t>F</w:t>
      </w:r>
      <w:r w:rsidRPr="00DF36BD">
        <w:rPr>
          <w:rStyle w:val="SubtitleChar"/>
          <w:b/>
        </w:rPr>
        <w:t xml:space="preserve">IGURE </w:t>
      </w:r>
      <w:r>
        <w:rPr>
          <w:rStyle w:val="SubtitleChar"/>
          <w:b/>
        </w:rPr>
        <w:t>10</w:t>
      </w:r>
      <w:r w:rsidRPr="00DF36BD">
        <w:rPr>
          <w:rStyle w:val="SubtitleChar"/>
          <w:b/>
        </w:rPr>
        <w:t>:</w:t>
      </w:r>
      <w:r>
        <w:rPr>
          <w:rStyle w:val="SubtitleChar"/>
          <w:b/>
        </w:rPr>
        <w:t xml:space="preserve"> Average abnormal volatility across all category profiles for PREMIUM PACK sources averaged across the first 100 ranked categories according to three metrics. RED favors volatility, BLUE frequent return, and GREEN absolute return.</w:t>
      </w:r>
      <w:r w:rsidRPr="007F502C">
        <w:rPr>
          <w:rStyle w:val="SubtitleChar"/>
        </w:rPr>
        <w:t xml:space="preserve"> </w:t>
      </w:r>
      <w:r>
        <w:rPr>
          <w:rStyle w:val="SubtitleChar"/>
        </w:rPr>
        <w:t xml:space="preserve">This average profile is computed </w:t>
      </w:r>
      <w:del w:id="490" w:author="Stefan Duprey" w:date="2016-11-10T17:29:00Z">
        <w:r w:rsidDel="00252600">
          <w:rPr>
            <w:rStyle w:val="SubtitleChar"/>
          </w:rPr>
          <w:delText xml:space="preserve">over all Ravenpack sources </w:delText>
        </w:r>
      </w:del>
      <w:r>
        <w:rPr>
          <w:rStyle w:val="SubtitleChar"/>
        </w:rPr>
        <w:t>filtering for similarity gap greater than one day and high event/entity relevance</w:t>
      </w:r>
    </w:p>
    <w:p w14:paraId="650E4226" w14:textId="1FF7290A" w:rsidR="00D16D96" w:rsidDel="00491137" w:rsidRDefault="00D16D96" w:rsidP="004A0AD9">
      <w:pPr>
        <w:rPr>
          <w:del w:id="491" w:author="Stefan Duprey" w:date="2016-11-10T17:13:00Z"/>
          <w:szCs w:val="24"/>
          <w:lang w:eastAsia="zh-CN"/>
        </w:rPr>
      </w:pPr>
    </w:p>
    <w:p w14:paraId="7D7478F6" w14:textId="557EB0C4" w:rsidR="001D3699" w:rsidDel="00491137" w:rsidRDefault="001D3699" w:rsidP="004A0AD9">
      <w:pPr>
        <w:rPr>
          <w:del w:id="492" w:author="Stefan Duprey" w:date="2016-11-10T17:13:00Z"/>
          <w:szCs w:val="24"/>
          <w:lang w:eastAsia="zh-CN"/>
        </w:rPr>
      </w:pPr>
    </w:p>
    <w:p w14:paraId="03DF3183" w14:textId="61549EDB" w:rsidR="001D3699" w:rsidRPr="00461EC9" w:rsidDel="00491137" w:rsidRDefault="00461EC9" w:rsidP="004A0AD9">
      <w:pPr>
        <w:rPr>
          <w:del w:id="493" w:author="Stefan Duprey" w:date="2016-11-10T17:13:00Z"/>
          <w:b/>
          <w:szCs w:val="24"/>
          <w:lang w:eastAsia="zh-CN"/>
        </w:rPr>
      </w:pPr>
      <w:del w:id="494" w:author="Stefan Duprey" w:date="2016-11-10T17:13:00Z">
        <w:r w:rsidRPr="00461EC9" w:rsidDel="00491137">
          <w:rPr>
            <w:b/>
            <w:noProof/>
            <w:sz w:val="28"/>
            <w:szCs w:val="28"/>
            <w:lang w:val="es-ES" w:eastAsia="es-ES"/>
          </w:rPr>
          <w:drawing>
            <wp:anchor distT="0" distB="0" distL="114300" distR="114300" simplePos="0" relativeHeight="251756544" behindDoc="0" locked="0" layoutInCell="1" allowOverlap="1" wp14:anchorId="5C806AB2" wp14:editId="63C26FEE">
              <wp:simplePos x="0" y="0"/>
              <wp:positionH relativeFrom="margin">
                <wp:posOffset>490707</wp:posOffset>
              </wp:positionH>
              <wp:positionV relativeFrom="paragraph">
                <wp:posOffset>367665</wp:posOffset>
              </wp:positionV>
              <wp:extent cx="5161915" cy="3093720"/>
              <wp:effectExtent l="0" t="0" r="635" b="0"/>
              <wp:wrapTopAndBottom/>
              <wp:docPr id="258" name="Picture 258" descr="W:\OutputData\sduprey\NAR-326\PAPER_PICTURES\ALL\SPLITTING_PROFILES\WEB_NON_PREMIUMFALSECAT_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SPLITTING_PROFILES\WEB_NON_PREMIUMFALSECAT_RE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61915"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EC9" w:rsidDel="00491137">
          <w:rPr>
            <w:b/>
            <w:sz w:val="28"/>
            <w:szCs w:val="28"/>
            <w:lang w:eastAsia="zh-CN"/>
          </w:rPr>
          <w:delText>Ravenpack web content</w:delText>
        </w:r>
        <w:r w:rsidRPr="00461EC9" w:rsidDel="00491137">
          <w:rPr>
            <w:b/>
            <w:szCs w:val="24"/>
            <w:lang w:eastAsia="zh-CN"/>
          </w:rPr>
          <w:delText>:</w:delText>
        </w:r>
      </w:del>
    </w:p>
    <w:p w14:paraId="6AE3B21E" w14:textId="08231137" w:rsidR="00461EC9" w:rsidRPr="00461EC9" w:rsidDel="00491137" w:rsidRDefault="009777BD" w:rsidP="00461EC9">
      <w:pPr>
        <w:pStyle w:val="Subtitle"/>
        <w:ind w:left="0"/>
        <w:rPr>
          <w:del w:id="495" w:author="Stefan Duprey" w:date="2016-11-10T17:13:00Z"/>
          <w:rStyle w:val="SubtitleChar"/>
          <w:b/>
        </w:rPr>
      </w:pPr>
      <w:del w:id="496" w:author="Stefan Duprey" w:date="2016-11-10T17:13:00Z">
        <w:r w:rsidDel="00491137">
          <w:rPr>
            <w:rStyle w:val="SubtitleChar"/>
            <w:b/>
            <w:noProof/>
            <w:lang w:val="es-ES" w:eastAsia="es-ES"/>
          </w:rPr>
          <w:drawing>
            <wp:anchor distT="0" distB="0" distL="114300" distR="114300" simplePos="0" relativeHeight="251757568" behindDoc="0" locked="0" layoutInCell="1" allowOverlap="1" wp14:anchorId="34F21294" wp14:editId="60373348">
              <wp:simplePos x="0" y="0"/>
              <wp:positionH relativeFrom="margin">
                <wp:posOffset>456904</wp:posOffset>
              </wp:positionH>
              <wp:positionV relativeFrom="paragraph">
                <wp:posOffset>4039235</wp:posOffset>
              </wp:positionV>
              <wp:extent cx="5147945" cy="3084195"/>
              <wp:effectExtent l="0" t="0" r="0" b="1905"/>
              <wp:wrapTopAndBottom/>
              <wp:docPr id="259" name="Picture 259" descr="W:\OutputData\sduprey\NAR-326\PAPER_PICTURES\ALL\SPLITTING_PROFILES\WEB_NON_PREMIUMFALSECAT_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utputData\sduprey\NAR-326\PAPER_PICTURES\ALL\SPLITTING_PROFILES\WEB_NON_PREMIUMFALSECAT_VO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47945"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EC9" w:rsidDel="00491137">
          <w:rPr>
            <w:rStyle w:val="SubtitleChar"/>
            <w:b/>
          </w:rPr>
          <w:delText>F</w:delText>
        </w:r>
        <w:r w:rsidR="00461EC9" w:rsidRPr="00DF36BD" w:rsidDel="00491137">
          <w:rPr>
            <w:rStyle w:val="SubtitleChar"/>
            <w:b/>
          </w:rPr>
          <w:delText xml:space="preserve">IGURE </w:delText>
        </w:r>
        <w:r w:rsidR="00461EC9" w:rsidDel="00491137">
          <w:rPr>
            <w:rStyle w:val="SubtitleChar"/>
            <w:b/>
          </w:rPr>
          <w:delText>11</w:delText>
        </w:r>
        <w:r w:rsidR="00461EC9" w:rsidRPr="00DF36BD" w:rsidDel="00491137">
          <w:rPr>
            <w:rStyle w:val="SubtitleChar"/>
            <w:b/>
          </w:rPr>
          <w:delText>:</w:delText>
        </w:r>
        <w:r w:rsidR="00461EC9" w:rsidDel="00491137">
          <w:rPr>
            <w:rStyle w:val="SubtitleChar"/>
            <w:b/>
          </w:rPr>
          <w:delText xml:space="preserve"> Average abnormal return across all category profiles for WEB sources averaged across the first 100 ranked categories according to three metrics. RED favors volatility, BLUE frequent return, and GREEN absolute return.</w:delText>
        </w:r>
        <w:r w:rsidR="00461EC9" w:rsidRPr="007F502C" w:rsidDel="00491137">
          <w:rPr>
            <w:rStyle w:val="SubtitleChar"/>
          </w:rPr>
          <w:delText xml:space="preserve"> </w:delText>
        </w:r>
        <w:r w:rsidR="00461EC9" w:rsidDel="00491137">
          <w:rPr>
            <w:rStyle w:val="SubtitleChar"/>
          </w:rPr>
          <w:delText>This average profile is computed over all Ravenpack sources filtering for similarity gap greater than one day and high event/entity relevance</w:delText>
        </w:r>
      </w:del>
    </w:p>
    <w:p w14:paraId="6D2E3E77" w14:textId="7000357F" w:rsidR="00461EC9" w:rsidRPr="00461EC9" w:rsidDel="00491137" w:rsidRDefault="00461EC9" w:rsidP="00461EC9">
      <w:pPr>
        <w:pStyle w:val="Subtitle"/>
        <w:ind w:left="0"/>
        <w:rPr>
          <w:del w:id="497" w:author="Stefan Duprey" w:date="2016-11-10T17:13:00Z"/>
          <w:iCs w:val="0"/>
        </w:rPr>
      </w:pPr>
      <w:del w:id="498" w:author="Stefan Duprey" w:date="2016-11-10T17:13:00Z">
        <w:r w:rsidDel="00491137">
          <w:rPr>
            <w:rStyle w:val="SubtitleChar"/>
            <w:b/>
          </w:rPr>
          <w:delText>F</w:delText>
        </w:r>
        <w:r w:rsidRPr="00DF36BD" w:rsidDel="00491137">
          <w:rPr>
            <w:rStyle w:val="SubtitleChar"/>
            <w:b/>
          </w:rPr>
          <w:delText xml:space="preserve">IGURE </w:delText>
        </w:r>
        <w:r w:rsidDel="00491137">
          <w:rPr>
            <w:rStyle w:val="SubtitleChar"/>
            <w:b/>
          </w:rPr>
          <w:delText>12</w:delText>
        </w:r>
        <w:r w:rsidRPr="00DF36BD" w:rsidDel="00491137">
          <w:rPr>
            <w:rStyle w:val="SubtitleChar"/>
            <w:b/>
          </w:rPr>
          <w:delText>:</w:delText>
        </w:r>
        <w:r w:rsidDel="00491137">
          <w:rPr>
            <w:rStyle w:val="SubtitleChar"/>
            <w:b/>
          </w:rPr>
          <w:delText xml:space="preserve"> Average abnormal volatility across all category profiles for PREMIUM PACK sources averaged across the first 100 ranked categories according to three metrics. RED favors volatility, BLUE frequent return, and GREEN absolute return.</w:delText>
        </w:r>
        <w:r w:rsidRPr="007F502C" w:rsidDel="00491137">
          <w:rPr>
            <w:rStyle w:val="SubtitleChar"/>
          </w:rPr>
          <w:delText xml:space="preserve"> </w:delText>
        </w:r>
        <w:r w:rsidDel="00491137">
          <w:rPr>
            <w:rStyle w:val="SubtitleChar"/>
          </w:rPr>
          <w:delText>This average profile is computed over all Ravenpack sources filtering for similarity gap greater than one day and high event/entity relevance</w:delText>
        </w:r>
      </w:del>
    </w:p>
    <w:p w14:paraId="56736CC4" w14:textId="3B070EF6" w:rsidR="00461EC9" w:rsidRDefault="00461EC9">
      <w:pPr>
        <w:pStyle w:val="Subtitle"/>
        <w:ind w:left="0"/>
        <w:rPr>
          <w:rStyle w:val="SubtitleChar"/>
          <w:b/>
        </w:rPr>
        <w:pPrChange w:id="499" w:author="Stefan Duprey" w:date="2016-11-10T17:13:00Z">
          <w:pPr/>
        </w:pPrChange>
      </w:pPr>
    </w:p>
    <w:p w14:paraId="68839E2E" w14:textId="5ACAA0A0" w:rsidR="008E38A5" w:rsidRPr="00B40887" w:rsidRDefault="008E38A5">
      <w:pPr>
        <w:pStyle w:val="Heading1"/>
      </w:pPr>
      <w:r w:rsidRPr="00B40887">
        <w:lastRenderedPageBreak/>
        <w:t>4.3 Using Ravenpack analytics to refine our profiles</w:t>
      </w:r>
    </w:p>
    <w:p w14:paraId="29A8DB91" w14:textId="77777777" w:rsidR="004E30CA" w:rsidRDefault="004E30CA" w:rsidP="0064074C">
      <w:pPr>
        <w:rPr>
          <w:lang w:eastAsia="zh-CN"/>
        </w:rPr>
      </w:pPr>
    </w:p>
    <w:p w14:paraId="021989CC" w14:textId="62257C36" w:rsidR="0064074C" w:rsidRDefault="00B40887" w:rsidP="0064074C">
      <w:pPr>
        <w:rPr>
          <w:lang w:eastAsia="zh-CN"/>
        </w:rPr>
      </w:pPr>
      <w:r>
        <w:rPr>
          <w:lang w:eastAsia="zh-CN"/>
        </w:rPr>
        <w:t>We will now investigate how Ravenpack analytics can help you filter out sharper market response</w:t>
      </w:r>
      <w:r w:rsidR="0064074C">
        <w:rPr>
          <w:lang w:eastAsia="zh-CN"/>
        </w:rPr>
        <w:t>.</w:t>
      </w:r>
    </w:p>
    <w:p w14:paraId="7290D235" w14:textId="77777777" w:rsidR="004E30CA" w:rsidRDefault="0064074C" w:rsidP="0064074C">
      <w:pPr>
        <w:rPr>
          <w:lang w:eastAsia="zh-CN"/>
        </w:rPr>
      </w:pPr>
      <w:r>
        <w:rPr>
          <w:lang w:eastAsia="zh-CN"/>
        </w:rPr>
        <w:t>We will here investigate mainly two very important dimensions: Ravenpack novelty metrics to assess how novel a news is and Ravenpack event relevance to assess the strength of an event.</w:t>
      </w:r>
    </w:p>
    <w:p w14:paraId="7C72FB74" w14:textId="21AFB3B6" w:rsidR="0064074C" w:rsidRDefault="004E30CA" w:rsidP="0064074C">
      <w:pPr>
        <w:rPr>
          <w:lang w:eastAsia="zh-CN"/>
        </w:rPr>
      </w:pPr>
      <w:r>
        <w:rPr>
          <w:lang w:eastAsia="zh-CN"/>
        </w:rPr>
        <w:t>Ravenpack analytics 4.0 has significantly improved both analytics.</w:t>
      </w:r>
    </w:p>
    <w:p w14:paraId="43217111" w14:textId="77777777" w:rsidR="00B40887" w:rsidDel="00B33533" w:rsidRDefault="00B40887" w:rsidP="00B40887">
      <w:pPr>
        <w:rPr>
          <w:del w:id="500" w:author="Stefan Duprey" w:date="2016-11-14T09:11:00Z"/>
          <w:lang w:eastAsia="zh-CN"/>
        </w:rPr>
      </w:pPr>
    </w:p>
    <w:p w14:paraId="4DFC0E29" w14:textId="77777777" w:rsidR="004E30CA" w:rsidRDefault="004E30CA" w:rsidP="00B40887">
      <w:pPr>
        <w:rPr>
          <w:lang w:eastAsia="zh-CN"/>
        </w:rPr>
      </w:pPr>
    </w:p>
    <w:p w14:paraId="2E78943E" w14:textId="77777777" w:rsidR="004E30CA" w:rsidRDefault="004E30CA" w:rsidP="004E30CA">
      <w:pPr>
        <w:rPr>
          <w:ins w:id="501" w:author="Stefan Duprey" w:date="2016-11-14T09:15:00Z"/>
          <w:lang w:eastAsia="zh-CN"/>
        </w:rPr>
      </w:pPr>
      <w:r>
        <w:rPr>
          <w:lang w:eastAsia="zh-CN"/>
        </w:rPr>
        <w:t>Ravenpack computes a similarity metrics for a specific event for an entity across all its sources. The 4.0 analytics version has increased the look back window from 100 to 365 days.</w:t>
      </w:r>
    </w:p>
    <w:p w14:paraId="5195B410" w14:textId="77777777" w:rsidR="00DD46AB" w:rsidRDefault="00DD46AB" w:rsidP="004E30CA">
      <w:pPr>
        <w:rPr>
          <w:lang w:eastAsia="zh-CN"/>
        </w:rPr>
      </w:pPr>
    </w:p>
    <w:p w14:paraId="4BE95604" w14:textId="16636DB8" w:rsidR="00DD46AB" w:rsidRPr="004E46CC" w:rsidRDefault="00DD46AB" w:rsidP="00DD46AB">
      <w:pPr>
        <w:rPr>
          <w:ins w:id="502" w:author="Stefan Duprey" w:date="2016-11-14T09:15:00Z"/>
          <w:lang w:eastAsia="zh-CN"/>
        </w:rPr>
      </w:pPr>
      <w:ins w:id="503" w:author="Stefan Duprey" w:date="2016-11-14T09:15:00Z">
        <w:r>
          <w:rPr>
            <w:lang w:eastAsia="zh-CN"/>
          </w:rPr>
          <w:t xml:space="preserve">The following results expose results for Dow Jones and Premium pack type showcasing how the </w:t>
        </w:r>
        <w:r>
          <w:rPr>
            <w:lang w:eastAsia="zh-CN"/>
          </w:rPr>
          <w:t>similarity gap</w:t>
        </w:r>
        <w:r>
          <w:rPr>
            <w:lang w:eastAsia="zh-CN"/>
          </w:rPr>
          <w:t xml:space="preserve"> filtering affects the profile.</w:t>
        </w:r>
      </w:ins>
    </w:p>
    <w:p w14:paraId="62DBE5AA" w14:textId="5E79D47E" w:rsidR="004E30CA" w:rsidDel="00B33533" w:rsidRDefault="004E30CA" w:rsidP="004E30CA">
      <w:pPr>
        <w:rPr>
          <w:del w:id="504" w:author="Stefan Duprey" w:date="2016-11-14T09:11:00Z"/>
          <w:moveFrom w:id="505" w:author="Stefan Duprey" w:date="2016-11-11T12:22:00Z"/>
          <w:lang w:eastAsia="zh-CN"/>
        </w:rPr>
      </w:pPr>
      <w:del w:id="506" w:author="Stefan Duprey" w:date="2016-11-14T09:11:00Z">
        <w:r w:rsidDel="00B33533">
          <w:rPr>
            <w:lang w:eastAsia="zh-CN"/>
          </w:rPr>
          <w:delText xml:space="preserve">The following results expose for </w:delText>
        </w:r>
      </w:del>
      <w:del w:id="507" w:author="Stefan Duprey" w:date="2016-11-14T09:08:00Z">
        <w:r w:rsidDel="00F15DE0">
          <w:rPr>
            <w:lang w:eastAsia="zh-CN"/>
          </w:rPr>
          <w:delText>our three different</w:delText>
        </w:r>
      </w:del>
      <w:del w:id="508" w:author="Stefan Duprey" w:date="2016-11-14T09:10:00Z">
        <w:r w:rsidDel="00B33533">
          <w:rPr>
            <w:lang w:eastAsia="zh-CN"/>
          </w:rPr>
          <w:delText xml:space="preserve"> sources</w:delText>
        </w:r>
      </w:del>
      <w:del w:id="509" w:author="Stefan Duprey" w:date="2016-11-14T09:11:00Z">
        <w:r w:rsidDel="00B33533">
          <w:rPr>
            <w:lang w:eastAsia="zh-CN"/>
          </w:rPr>
          <w:delText xml:space="preserve"> type</w:delText>
        </w:r>
      </w:del>
      <w:del w:id="510" w:author="Stefan Duprey" w:date="2016-11-14T09:10:00Z">
        <w:r w:rsidDel="00B33533">
          <w:rPr>
            <w:lang w:eastAsia="zh-CN"/>
          </w:rPr>
          <w:delText>,</w:delText>
        </w:r>
      </w:del>
      <w:del w:id="511" w:author="Stefan Duprey" w:date="2016-11-14T09:11:00Z">
        <w:r w:rsidDel="00B33533">
          <w:rPr>
            <w:lang w:eastAsia="zh-CN"/>
          </w:rPr>
          <w:delText xml:space="preserve"> how the similarity gap affects the profile. </w:delText>
        </w:r>
      </w:del>
      <w:moveFromRangeStart w:id="512" w:author="Stefan Duprey" w:date="2016-11-11T12:22:00Z" w:name="move466630297"/>
      <w:moveFrom w:id="513" w:author="Stefan Duprey" w:date="2016-11-11T12:22:00Z">
        <w:del w:id="514" w:author="Stefan Duprey" w:date="2016-11-14T09:11:00Z">
          <w:r w:rsidDel="00B33533">
            <w:rPr>
              <w:lang w:eastAsia="zh-CN"/>
            </w:rPr>
            <w:delText>It is clear that the more novel is a news, the more abnormal return and volatility surge we get. This adage is true for all our sources, even if the Web content is again less affected.</w:delText>
          </w:r>
        </w:del>
      </w:moveFrom>
    </w:p>
    <w:moveFromRangeEnd w:id="512"/>
    <w:p w14:paraId="1C674C2D" w14:textId="77777777" w:rsidR="00B40887" w:rsidDel="00B33533" w:rsidRDefault="00B40887" w:rsidP="00B40887">
      <w:pPr>
        <w:rPr>
          <w:del w:id="515" w:author="Stefan Duprey" w:date="2016-11-14T09:11:00Z"/>
          <w:lang w:eastAsia="zh-CN"/>
        </w:rPr>
      </w:pPr>
    </w:p>
    <w:p w14:paraId="59B8157B" w14:textId="77777777" w:rsidR="004E30CA" w:rsidDel="00DD46AB" w:rsidRDefault="004E30CA" w:rsidP="00B40887">
      <w:pPr>
        <w:rPr>
          <w:del w:id="516" w:author="Stefan Duprey" w:date="2016-11-14T09:15:00Z"/>
          <w:lang w:eastAsia="zh-CN"/>
        </w:rPr>
      </w:pPr>
    </w:p>
    <w:p w14:paraId="29068E1D" w14:textId="1CC9E67A" w:rsidR="004E30CA" w:rsidDel="00DD46AB" w:rsidRDefault="004E30CA" w:rsidP="00B40887">
      <w:pPr>
        <w:rPr>
          <w:del w:id="517" w:author="Stefan Duprey" w:date="2016-11-14T09:12:00Z"/>
          <w:lang w:eastAsia="zh-CN"/>
        </w:rPr>
      </w:pPr>
      <w:del w:id="518" w:author="Stefan Duprey" w:date="2016-11-14T09:12:00Z">
        <w:r w:rsidDel="00DD46AB">
          <w:rPr>
            <w:lang w:eastAsia="zh-CN"/>
          </w:rPr>
          <w:delText>Ravenpack developed a news score that indicates how relevant an event is within a story. The scores fluctuate 0-100. We bucket those values as high (&gt;=90), middle (&gt;=70 and &lt;90) and low (&lt;70). Our high confidence means that the event for the specific entity has been matched in the headline.</w:delText>
        </w:r>
      </w:del>
      <w:moveFromRangeStart w:id="519" w:author="Stefan Duprey" w:date="2016-11-11T12:22:00Z" w:name="move466630304"/>
      <w:moveFrom w:id="520" w:author="Stefan Duprey" w:date="2016-11-11T12:22:00Z">
        <w:del w:id="521" w:author="Stefan Duprey" w:date="2016-11-14T09:12:00Z">
          <w:r w:rsidDel="00DD46AB">
            <w:rPr>
              <w:lang w:eastAsia="zh-CN"/>
            </w:rPr>
            <w:delText xml:space="preserve"> Again we will show that the more confident we are about our event, the more reactive the market will be across all sources.</w:delText>
          </w:r>
        </w:del>
      </w:moveFrom>
      <w:moveFromRangeEnd w:id="519"/>
    </w:p>
    <w:p w14:paraId="7B86C2D4" w14:textId="77777777" w:rsidR="004E30CA" w:rsidDel="00B33533" w:rsidRDefault="004E30CA" w:rsidP="00B40887">
      <w:pPr>
        <w:rPr>
          <w:del w:id="522" w:author="Stefan Duprey" w:date="2016-11-14T09:11:00Z"/>
          <w:lang w:eastAsia="zh-CN"/>
        </w:rPr>
      </w:pPr>
    </w:p>
    <w:p w14:paraId="02D9DB0A" w14:textId="70B60169" w:rsidR="00B33533" w:rsidDel="00DD46AB" w:rsidRDefault="00B33533" w:rsidP="00B40887">
      <w:pPr>
        <w:rPr>
          <w:del w:id="523" w:author="Stefan Duprey" w:date="2016-11-14T09:12:00Z"/>
          <w:lang w:eastAsia="zh-CN"/>
        </w:rPr>
      </w:pPr>
    </w:p>
    <w:p w14:paraId="53DC2457" w14:textId="77777777" w:rsidR="004E30CA" w:rsidDel="00DD46AB" w:rsidRDefault="004E30CA" w:rsidP="00B40887">
      <w:pPr>
        <w:rPr>
          <w:del w:id="524" w:author="Stefan Duprey" w:date="2016-11-14T09:12:00Z"/>
          <w:lang w:eastAsia="zh-CN"/>
        </w:rPr>
      </w:pPr>
    </w:p>
    <w:p w14:paraId="3F6AF68C" w14:textId="77777777" w:rsidR="004E30CA" w:rsidDel="00DD46AB" w:rsidRDefault="004E30CA" w:rsidP="00B40887">
      <w:pPr>
        <w:rPr>
          <w:del w:id="525" w:author="Stefan Duprey" w:date="2016-11-14T09:12:00Z"/>
          <w:lang w:eastAsia="zh-CN"/>
        </w:rPr>
      </w:pPr>
    </w:p>
    <w:p w14:paraId="777FAED0" w14:textId="3CFF70FD" w:rsidR="00534037" w:rsidDel="00534037" w:rsidRDefault="00534037" w:rsidP="00534037">
      <w:pPr>
        <w:rPr>
          <w:del w:id="526" w:author="Stefan Duprey" w:date="2016-11-11T12:22:00Z"/>
          <w:moveTo w:id="527" w:author="Stefan Duprey" w:date="2016-11-11T12:22:00Z"/>
          <w:lang w:eastAsia="zh-CN"/>
        </w:rPr>
      </w:pPr>
      <w:moveToRangeStart w:id="528" w:author="Stefan Duprey" w:date="2016-11-11T12:22:00Z" w:name="move466630297"/>
      <w:moveTo w:id="529" w:author="Stefan Duprey" w:date="2016-11-11T12:22:00Z">
        <w:del w:id="530" w:author="Stefan Duprey" w:date="2016-11-11T12:22:00Z">
          <w:r w:rsidDel="00534037">
            <w:rPr>
              <w:lang w:eastAsia="zh-CN"/>
            </w:rPr>
            <w:delText>It is clear that the more novel is a news, the more abnormal return and volatility surge we get. This adage is true for all our sources, even if the Web content is again less affected.</w:delText>
          </w:r>
        </w:del>
      </w:moveTo>
    </w:p>
    <w:p w14:paraId="78626236" w14:textId="2E9E5D7F" w:rsidR="00534037" w:rsidDel="00534037" w:rsidRDefault="00534037" w:rsidP="00534037">
      <w:pPr>
        <w:rPr>
          <w:del w:id="531" w:author="Stefan Duprey" w:date="2016-11-11T12:22:00Z"/>
          <w:moveTo w:id="532" w:author="Stefan Duprey" w:date="2016-11-11T12:22:00Z"/>
          <w:lang w:eastAsia="zh-CN"/>
        </w:rPr>
      </w:pPr>
    </w:p>
    <w:moveToRangeEnd w:id="528"/>
    <w:p w14:paraId="058123A4" w14:textId="1D6A7222" w:rsidR="004E30CA" w:rsidDel="00534037" w:rsidRDefault="004E30CA" w:rsidP="00B40887">
      <w:pPr>
        <w:rPr>
          <w:del w:id="533" w:author="Stefan Duprey" w:date="2016-11-11T12:22:00Z"/>
          <w:lang w:eastAsia="zh-CN"/>
        </w:rPr>
      </w:pPr>
    </w:p>
    <w:p w14:paraId="464108B2" w14:textId="4F05681F" w:rsidR="004E30CA" w:rsidDel="00534037" w:rsidRDefault="004E30CA" w:rsidP="00B40887">
      <w:pPr>
        <w:rPr>
          <w:del w:id="534" w:author="Stefan Duprey" w:date="2016-11-11T12:22:00Z"/>
          <w:lang w:eastAsia="zh-CN"/>
        </w:rPr>
      </w:pPr>
    </w:p>
    <w:p w14:paraId="47F75E65" w14:textId="1D784DFF" w:rsidR="004E30CA" w:rsidDel="00534037" w:rsidRDefault="004E30CA" w:rsidP="00B40887">
      <w:pPr>
        <w:rPr>
          <w:del w:id="535" w:author="Stefan Duprey" w:date="2016-11-11T12:22:00Z"/>
          <w:lang w:eastAsia="zh-CN"/>
        </w:rPr>
      </w:pPr>
    </w:p>
    <w:p w14:paraId="77ED1856" w14:textId="7576A03A" w:rsidR="004E30CA" w:rsidDel="00534037" w:rsidRDefault="00534037" w:rsidP="00B40887">
      <w:pPr>
        <w:rPr>
          <w:del w:id="536" w:author="Stefan Duprey" w:date="2016-11-11T12:22:00Z"/>
          <w:lang w:eastAsia="zh-CN"/>
        </w:rPr>
      </w:pPr>
      <w:moveToRangeStart w:id="537" w:author="Stefan Duprey" w:date="2016-11-11T12:22:00Z" w:name="move466630304"/>
      <w:moveTo w:id="538" w:author="Stefan Duprey" w:date="2016-11-11T12:22:00Z">
        <w:del w:id="539" w:author="Stefan Duprey" w:date="2016-11-11T12:22:00Z">
          <w:r w:rsidDel="00534037">
            <w:rPr>
              <w:lang w:eastAsia="zh-CN"/>
            </w:rPr>
            <w:delText>Again we will show that the more confident we are about our event, the more reactive the market will be across all sources.</w:delText>
          </w:r>
        </w:del>
      </w:moveTo>
      <w:moveToRangeEnd w:id="537"/>
    </w:p>
    <w:p w14:paraId="5DCB9EAA" w14:textId="77777777" w:rsidR="004E30CA" w:rsidDel="00DD46AB" w:rsidRDefault="004E30CA" w:rsidP="00B40887">
      <w:pPr>
        <w:rPr>
          <w:del w:id="540" w:author="Stefan Duprey" w:date="2016-11-14T09:12:00Z"/>
          <w:lang w:eastAsia="zh-CN"/>
        </w:rPr>
      </w:pPr>
    </w:p>
    <w:p w14:paraId="6792D0AC" w14:textId="77777777" w:rsidR="004E30CA" w:rsidDel="00DD46AB" w:rsidRDefault="004E30CA" w:rsidP="00B40887">
      <w:pPr>
        <w:rPr>
          <w:del w:id="541" w:author="Stefan Duprey" w:date="2016-11-14T09:12:00Z"/>
          <w:lang w:eastAsia="zh-CN"/>
        </w:rPr>
      </w:pPr>
    </w:p>
    <w:p w14:paraId="065C4C6D" w14:textId="77777777" w:rsidR="004E30CA" w:rsidDel="00DD46AB" w:rsidRDefault="004E30CA" w:rsidP="00B40887">
      <w:pPr>
        <w:rPr>
          <w:del w:id="542" w:author="Stefan Duprey" w:date="2016-11-14T09:12:00Z"/>
          <w:lang w:eastAsia="zh-CN"/>
        </w:rPr>
      </w:pPr>
    </w:p>
    <w:p w14:paraId="0CE0CF80" w14:textId="6698D530" w:rsidR="00B40887" w:rsidRDefault="00B40887">
      <w:pPr>
        <w:pStyle w:val="Heading1"/>
      </w:pPr>
    </w:p>
    <w:p w14:paraId="0849525F" w14:textId="1CEC1CDA" w:rsidR="00B40887" w:rsidRPr="004E30CA" w:rsidRDefault="008E38A5">
      <w:pPr>
        <w:pStyle w:val="Heading1"/>
      </w:pPr>
      <w:r w:rsidRPr="00B40887">
        <w:t>4.3.1 Ravenpack novelty assessment</w:t>
      </w:r>
    </w:p>
    <w:p w14:paraId="53F10ACF" w14:textId="72BE2D42" w:rsidR="008E38A5" w:rsidDel="00DD46AB" w:rsidRDefault="00DD46AB" w:rsidP="00DD46AB">
      <w:pPr>
        <w:rPr>
          <w:del w:id="543" w:author="Stefan Duprey" w:date="2016-11-14T09:13:00Z"/>
          <w:lang w:eastAsia="zh-CN"/>
        </w:rPr>
        <w:pPrChange w:id="544" w:author="Stefan Duprey" w:date="2016-11-14T09:13:00Z">
          <w:pPr>
            <w:pStyle w:val="Subtitle"/>
            <w:ind w:left="0"/>
          </w:pPr>
        </w:pPrChange>
      </w:pPr>
      <w:ins w:id="545" w:author="Stefan Duprey" w:date="2016-11-11T09:25:00Z">
        <w:r>
          <w:rPr>
            <w:b/>
            <w:noProof/>
            <w:sz w:val="28"/>
            <w:szCs w:val="28"/>
            <w:lang w:val="es-ES" w:eastAsia="es-ES"/>
          </w:rPr>
          <w:drawing>
            <wp:anchor distT="0" distB="0" distL="114300" distR="114300" simplePos="0" relativeHeight="251846656" behindDoc="0" locked="0" layoutInCell="1" allowOverlap="1" wp14:anchorId="6B85EAB7" wp14:editId="2AACBD02">
              <wp:simplePos x="0" y="0"/>
              <wp:positionH relativeFrom="margin">
                <wp:align>center</wp:align>
              </wp:positionH>
              <wp:positionV relativeFrom="paragraph">
                <wp:posOffset>314960</wp:posOffset>
              </wp:positionV>
              <wp:extent cx="4986655" cy="2987675"/>
              <wp:effectExtent l="0" t="0" r="4445" b="3175"/>
              <wp:wrapTopAndBottom/>
              <wp:docPr id="308" name="Picture 308" descr="W:\OutputData\sduprey\NAR-326\PAPER_PICTURES\SIM_FILTER\CATEGORY\DJPRpost_ranked_returnCAT_RE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SIM_FILTER\CATEGORY\DJPRpost_ranked_returnCAT_RET_SI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665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546"/>
      <w:del w:id="547" w:author="Stefan Duprey" w:date="2016-11-11T09:25:00Z">
        <w:r w:rsidR="008F5C13" w:rsidRPr="008E38A5" w:rsidDel="008F5C13">
          <w:rPr>
            <w:b/>
            <w:noProof/>
            <w:sz w:val="28"/>
            <w:szCs w:val="28"/>
            <w:lang w:val="es-ES" w:eastAsia="es-ES"/>
          </w:rPr>
          <w:drawing>
            <wp:anchor distT="0" distB="0" distL="114300" distR="114300" simplePos="0" relativeHeight="251758592" behindDoc="0" locked="0" layoutInCell="1" allowOverlap="1" wp14:anchorId="7785E1CC" wp14:editId="2C1E90B7">
              <wp:simplePos x="0" y="0"/>
              <wp:positionH relativeFrom="margin">
                <wp:posOffset>412750</wp:posOffset>
              </wp:positionH>
              <wp:positionV relativeFrom="paragraph">
                <wp:posOffset>426720</wp:posOffset>
              </wp:positionV>
              <wp:extent cx="5176520" cy="3102610"/>
              <wp:effectExtent l="0" t="0" r="5080" b="2540"/>
              <wp:wrapTopAndBottom/>
              <wp:docPr id="260" name="Picture 260" descr="W:\OutputData\sduprey\NAR-326\PAPER_PICTURES\ALL\SIM_FILTER\DJPRpost_ranked_returnCAT_RE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utputData\sduprey\NAR-326\PAPER_PICTURES\ALL\SIM_FILTER\DJPRpost_ranked_returnCAT_RET_SI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76520" cy="3102610"/>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Start w:id="548"/>
      <w:commentRangeEnd w:id="546"/>
      <w:r w:rsidR="002F22DE">
        <w:rPr>
          <w:rStyle w:val="CommentReference"/>
        </w:rPr>
        <w:commentReference w:id="546"/>
      </w:r>
      <w:commentRangeEnd w:id="548"/>
      <w:r w:rsidR="004507B6">
        <w:rPr>
          <w:rStyle w:val="CommentReference"/>
        </w:rPr>
        <w:commentReference w:id="548"/>
      </w:r>
      <w:r w:rsidR="008E38A5" w:rsidRPr="008E38A5">
        <w:rPr>
          <w:b/>
          <w:sz w:val="28"/>
          <w:szCs w:val="28"/>
          <w:lang w:eastAsia="zh-CN"/>
        </w:rPr>
        <w:t>Dow Jones news feed</w:t>
      </w:r>
      <w:r w:rsidR="008E38A5">
        <w:rPr>
          <w:lang w:eastAsia="zh-CN"/>
        </w:rPr>
        <w:t>:</w:t>
      </w:r>
    </w:p>
    <w:p w14:paraId="72DC49CB" w14:textId="77777777" w:rsidR="00DD46AB" w:rsidRPr="008E38A5" w:rsidRDefault="00DD46AB" w:rsidP="008E38A5">
      <w:pPr>
        <w:rPr>
          <w:ins w:id="549" w:author="Stefan Duprey" w:date="2016-11-14T09:13:00Z"/>
          <w:lang w:eastAsia="zh-CN"/>
        </w:rPr>
      </w:pPr>
    </w:p>
    <w:p w14:paraId="21E9A36D" w14:textId="16EBE508" w:rsidR="008E38A5" w:rsidRPr="00461EC9" w:rsidRDefault="008E38A5" w:rsidP="00DD46AB">
      <w:pPr>
        <w:pPrChange w:id="550" w:author="Stefan Duprey" w:date="2016-11-14T09:13:00Z">
          <w:pPr>
            <w:pStyle w:val="Subtitle"/>
            <w:ind w:left="0"/>
          </w:pPr>
        </w:pPrChange>
      </w:pPr>
      <w:del w:id="551" w:author="Stefan Duprey" w:date="2016-11-11T09:26:00Z">
        <w:r w:rsidDel="008F5C13">
          <w:rPr>
            <w:noProof/>
            <w:lang w:val="es-ES" w:eastAsia="es-ES"/>
          </w:rPr>
          <w:drawing>
            <wp:anchor distT="0" distB="0" distL="114300" distR="114300" simplePos="0" relativeHeight="251759616" behindDoc="0" locked="0" layoutInCell="1" allowOverlap="1" wp14:anchorId="3C7A982F" wp14:editId="4728DCBB">
              <wp:simplePos x="0" y="0"/>
              <wp:positionH relativeFrom="margin">
                <wp:align>center</wp:align>
              </wp:positionH>
              <wp:positionV relativeFrom="paragraph">
                <wp:posOffset>3763010</wp:posOffset>
              </wp:positionV>
              <wp:extent cx="5132705" cy="3076575"/>
              <wp:effectExtent l="0" t="0" r="0" b="9525"/>
              <wp:wrapTopAndBottom/>
              <wp:docPr id="262" name="Picture 262" descr="W:\OutputData\sduprey\NAR-326\PAPER_PICTURES\ALL\SIM_FILTER\DJPRvolatility_correctionCAT_VOL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utputData\sduprey\NAR-326\PAPER_PICTURES\ALL\SIM_FILTER\DJPRvolatility_correctionCAT_VOL_SI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2705" cy="3076575"/>
                      </a:xfrm>
                      <a:prstGeom prst="rect">
                        <a:avLst/>
                      </a:prstGeom>
                      <a:noFill/>
                      <a:ln>
                        <a:noFill/>
                      </a:ln>
                    </pic:spPr>
                  </pic:pic>
                </a:graphicData>
              </a:graphic>
              <wp14:sizeRelH relativeFrom="margin">
                <wp14:pctWidth>0</wp14:pctWidth>
              </wp14:sizeRelH>
              <wp14:sizeRelV relativeFrom="margin">
                <wp14:pctHeight>0</wp14:pctHeight>
              </wp14:sizeRelV>
            </wp:anchor>
          </w:drawing>
        </w:r>
      </w:del>
      <w:r>
        <w:rPr>
          <w:rStyle w:val="SubtitleChar"/>
          <w:b/>
        </w:rPr>
        <w:t>F</w:t>
      </w:r>
      <w:r w:rsidRPr="00DF36BD">
        <w:rPr>
          <w:rStyle w:val="SubtitleChar"/>
          <w:b/>
        </w:rPr>
        <w:t xml:space="preserve">IGURE </w:t>
      </w:r>
      <w:r>
        <w:rPr>
          <w:rStyle w:val="SubtitleChar"/>
          <w:b/>
        </w:rPr>
        <w:t>13</w:t>
      </w:r>
      <w:r w:rsidRPr="00DF36BD">
        <w:rPr>
          <w:rStyle w:val="SubtitleChar"/>
          <w:b/>
        </w:rPr>
        <w:t>:</w:t>
      </w:r>
      <w:r>
        <w:rPr>
          <w:rStyle w:val="SubtitleChar"/>
          <w:b/>
        </w:rPr>
        <w:t xml:space="preserve"> Similarity gap filtering effect on abnormal return for Dow Jones wire average profile. </w:t>
      </w:r>
      <w:r>
        <w:rPr>
          <w:rStyle w:val="SubtitleChar"/>
        </w:rPr>
        <w:t>This average profile is computed filtering for high event/entity relevance</w:t>
      </w:r>
    </w:p>
    <w:p w14:paraId="010292E9" w14:textId="55879D23" w:rsidR="008E38A5" w:rsidRDefault="008E38A5" w:rsidP="008E38A5">
      <w:pPr>
        <w:rPr>
          <w:ins w:id="552" w:author="Stefan Duprey" w:date="2016-11-14T09:13:00Z"/>
          <w:lang w:eastAsia="zh-CN"/>
        </w:rPr>
      </w:pPr>
    </w:p>
    <w:p w14:paraId="32C38972" w14:textId="77777777" w:rsidR="00DD46AB" w:rsidRDefault="00DD46AB" w:rsidP="008E38A5">
      <w:pPr>
        <w:rPr>
          <w:ins w:id="553" w:author="Stefan Duprey" w:date="2016-11-14T09:13:00Z"/>
          <w:lang w:eastAsia="zh-CN"/>
        </w:rPr>
      </w:pPr>
    </w:p>
    <w:p w14:paraId="383CD16F" w14:textId="77777777" w:rsidR="00DD46AB" w:rsidRDefault="00DD46AB" w:rsidP="008E38A5">
      <w:pPr>
        <w:rPr>
          <w:ins w:id="554" w:author="Stefan Duprey" w:date="2016-11-14T09:13:00Z"/>
          <w:lang w:eastAsia="zh-CN"/>
        </w:rPr>
      </w:pPr>
    </w:p>
    <w:p w14:paraId="103B5AEE" w14:textId="77777777" w:rsidR="00DD46AB" w:rsidRDefault="00DD46AB" w:rsidP="008E38A5">
      <w:pPr>
        <w:rPr>
          <w:ins w:id="555" w:author="Stefan Duprey" w:date="2016-11-14T09:13:00Z"/>
          <w:lang w:eastAsia="zh-CN"/>
        </w:rPr>
      </w:pPr>
    </w:p>
    <w:p w14:paraId="501C1A80" w14:textId="77777777" w:rsidR="00DD46AB" w:rsidRDefault="00DD46AB" w:rsidP="008E38A5">
      <w:pPr>
        <w:rPr>
          <w:ins w:id="556" w:author="Stefan Duprey" w:date="2016-11-14T09:13:00Z"/>
          <w:lang w:eastAsia="zh-CN"/>
        </w:rPr>
      </w:pPr>
    </w:p>
    <w:p w14:paraId="6131899F" w14:textId="77777777" w:rsidR="00DD46AB" w:rsidRDefault="00DD46AB" w:rsidP="008E38A5">
      <w:pPr>
        <w:rPr>
          <w:ins w:id="557" w:author="Stefan Duprey" w:date="2016-11-14T09:13:00Z"/>
          <w:lang w:eastAsia="zh-CN"/>
        </w:rPr>
      </w:pPr>
    </w:p>
    <w:p w14:paraId="447992E5" w14:textId="4C839AAA" w:rsidR="00DD46AB" w:rsidRPr="008E38A5" w:rsidRDefault="00DD46AB" w:rsidP="008E38A5">
      <w:pPr>
        <w:rPr>
          <w:lang w:eastAsia="zh-CN"/>
        </w:rPr>
      </w:pPr>
      <w:ins w:id="558" w:author="Stefan Duprey" w:date="2016-11-11T09:25:00Z">
        <w:r>
          <w:rPr>
            <w:noProof/>
            <w:lang w:val="es-ES" w:eastAsia="es-ES"/>
          </w:rPr>
          <w:drawing>
            <wp:anchor distT="0" distB="0" distL="114300" distR="114300" simplePos="0" relativeHeight="251847680" behindDoc="0" locked="0" layoutInCell="1" allowOverlap="1" wp14:anchorId="2BCB4416" wp14:editId="7D3A77B4">
              <wp:simplePos x="0" y="0"/>
              <wp:positionH relativeFrom="margin">
                <wp:posOffset>605790</wp:posOffset>
              </wp:positionH>
              <wp:positionV relativeFrom="paragraph">
                <wp:posOffset>255905</wp:posOffset>
              </wp:positionV>
              <wp:extent cx="5095240" cy="3053080"/>
              <wp:effectExtent l="0" t="0" r="0" b="0"/>
              <wp:wrapTopAndBottom/>
              <wp:docPr id="309" name="Picture 309" descr="W:\OutputData\sduprey\NAR-326\PAPER_PICTURES\SIM_FILTER\CATEGORY\DJPRvolatility_correctionCAT_VOL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SIM_FILTER\CATEGORY\DJPRvolatility_correctionCAT_VOL_SI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9524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2DA8C18" w14:textId="18DC0A4B" w:rsidR="008E38A5" w:rsidRPr="00461EC9" w:rsidRDefault="008E38A5" w:rsidP="008E38A5">
      <w:pPr>
        <w:pStyle w:val="Subtitle"/>
        <w:ind w:left="0"/>
        <w:rPr>
          <w:iCs w:val="0"/>
        </w:rPr>
      </w:pPr>
      <w:r>
        <w:rPr>
          <w:rStyle w:val="SubtitleChar"/>
          <w:b/>
        </w:rPr>
        <w:t>F</w:t>
      </w:r>
      <w:r w:rsidRPr="00DF36BD">
        <w:rPr>
          <w:rStyle w:val="SubtitleChar"/>
          <w:b/>
        </w:rPr>
        <w:t xml:space="preserve">IGURE </w:t>
      </w:r>
      <w:r>
        <w:rPr>
          <w:rStyle w:val="SubtitleChar"/>
          <w:b/>
        </w:rPr>
        <w:t>14</w:t>
      </w:r>
      <w:r w:rsidRPr="00DF36BD">
        <w:rPr>
          <w:rStyle w:val="SubtitleChar"/>
          <w:b/>
        </w:rPr>
        <w:t>:</w:t>
      </w:r>
      <w:r>
        <w:rPr>
          <w:rStyle w:val="SubtitleChar"/>
          <w:b/>
        </w:rPr>
        <w:t xml:space="preserve"> Similarity gap filtering effect on abnormal </w:t>
      </w:r>
      <w:r w:rsidR="00264FB8">
        <w:rPr>
          <w:rStyle w:val="SubtitleChar"/>
          <w:b/>
        </w:rPr>
        <w:t>volatility</w:t>
      </w:r>
      <w:r>
        <w:rPr>
          <w:rStyle w:val="SubtitleChar"/>
          <w:b/>
        </w:rPr>
        <w:t xml:space="preserve"> for Dow Jones wire average profile. </w:t>
      </w:r>
      <w:r>
        <w:rPr>
          <w:rStyle w:val="SubtitleChar"/>
        </w:rPr>
        <w:t>This average profile is computed filtering for high event/entity relevance</w:t>
      </w:r>
    </w:p>
    <w:p w14:paraId="45A1A841" w14:textId="0F3765E0" w:rsidR="00461EC9" w:rsidRDefault="00461EC9" w:rsidP="001D3699">
      <w:pPr>
        <w:rPr>
          <w:rStyle w:val="SubtitleChar"/>
          <w:b/>
        </w:rPr>
      </w:pPr>
    </w:p>
    <w:p w14:paraId="16856260" w14:textId="4FB6C00D" w:rsidR="008E38A5" w:rsidRDefault="008E38A5" w:rsidP="001D3699">
      <w:pPr>
        <w:rPr>
          <w:ins w:id="559" w:author="Stefan Duprey" w:date="2016-11-14T09:14:00Z"/>
          <w:rStyle w:val="SubtitleChar"/>
          <w:b/>
        </w:rPr>
      </w:pPr>
    </w:p>
    <w:p w14:paraId="5FCC0731" w14:textId="1BE18348" w:rsidR="00DD46AB" w:rsidRDefault="00DD46AB" w:rsidP="001D3699">
      <w:pPr>
        <w:rPr>
          <w:rStyle w:val="SubtitleChar"/>
          <w:b/>
        </w:rPr>
      </w:pPr>
    </w:p>
    <w:p w14:paraId="161BB825" w14:textId="4001964E" w:rsidR="008E38A5" w:rsidRDefault="00DD46AB" w:rsidP="001D3699">
      <w:pPr>
        <w:rPr>
          <w:rStyle w:val="SubtitleChar"/>
          <w:b/>
        </w:rPr>
      </w:pPr>
      <w:ins w:id="560" w:author="Stefan Duprey" w:date="2016-11-11T09:26:00Z">
        <w:r>
          <w:rPr>
            <w:rStyle w:val="SubtitleChar"/>
            <w:b/>
            <w:noProof/>
            <w:lang w:val="es-ES" w:eastAsia="es-ES"/>
          </w:rPr>
          <w:drawing>
            <wp:anchor distT="0" distB="0" distL="114300" distR="114300" simplePos="0" relativeHeight="251848704" behindDoc="0" locked="0" layoutInCell="1" allowOverlap="1" wp14:anchorId="48C4CC43" wp14:editId="112CA702">
              <wp:simplePos x="0" y="0"/>
              <wp:positionH relativeFrom="margin">
                <wp:align>center</wp:align>
              </wp:positionH>
              <wp:positionV relativeFrom="paragraph">
                <wp:posOffset>394232</wp:posOffset>
              </wp:positionV>
              <wp:extent cx="4549775" cy="2726055"/>
              <wp:effectExtent l="0" t="0" r="3175" b="0"/>
              <wp:wrapTopAndBottom/>
              <wp:docPr id="310" name="Picture 310" descr="W:\OutputData\sduprey\NAR-326\PAPER_PICTURES\SIM_FILTER\CATEGORY\PREMIUM_PACKcard_post_ranked_returnCAT_RE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utputData\sduprey\NAR-326\PAPER_PICTURES\SIM_FILTER\CATEGORY\PREMIUM_PACKcard_post_ranked_returnCAT_RET_SI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49775"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561"/>
      <w:commentRangeStart w:id="562"/>
      <w:del w:id="563" w:author="Stefan Duprey" w:date="2016-11-11T09:26:00Z">
        <w:r w:rsidR="00264FB8" w:rsidRPr="00264FB8" w:rsidDel="008F5C13">
          <w:rPr>
            <w:rStyle w:val="SubtitleChar"/>
            <w:b/>
            <w:noProof/>
            <w:lang w:val="es-ES" w:eastAsia="es-ES"/>
          </w:rPr>
          <w:drawing>
            <wp:anchor distT="0" distB="0" distL="114300" distR="114300" simplePos="0" relativeHeight="251760640" behindDoc="0" locked="0" layoutInCell="1" allowOverlap="1" wp14:anchorId="387A985C" wp14:editId="38E13FFA">
              <wp:simplePos x="0" y="0"/>
              <wp:positionH relativeFrom="column">
                <wp:posOffset>815340</wp:posOffset>
              </wp:positionH>
              <wp:positionV relativeFrom="paragraph">
                <wp:posOffset>272415</wp:posOffset>
              </wp:positionV>
              <wp:extent cx="4975225" cy="2981325"/>
              <wp:effectExtent l="0" t="0" r="0" b="9525"/>
              <wp:wrapTopAndBottom/>
              <wp:docPr id="263" name="Picture 263" descr="W:\OutputData\sduprey\NAR-326\PAPER_PICTURES\ALL\SIM_FILTER\PREMIUM_PACKpost_ranked_returnCAT_RE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utputData\sduprey\NAR-326\PAPER_PICTURES\ALL\SIM_FILTER\PREMIUM_PACKpost_ranked_returnCAT_RET_SI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7522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561"/>
      <w:r w:rsidR="002F22DE">
        <w:rPr>
          <w:rStyle w:val="CommentReference"/>
        </w:rPr>
        <w:commentReference w:id="561"/>
      </w:r>
      <w:commentRangeEnd w:id="562"/>
      <w:r w:rsidR="00491137">
        <w:rPr>
          <w:rStyle w:val="CommentReference"/>
        </w:rPr>
        <w:commentReference w:id="562"/>
      </w:r>
      <w:r w:rsidR="008E38A5" w:rsidRPr="00264FB8">
        <w:rPr>
          <w:rStyle w:val="SubtitleChar"/>
          <w:b/>
          <w:sz w:val="28"/>
          <w:szCs w:val="28"/>
        </w:rPr>
        <w:t>PREMIUM PACK</w:t>
      </w:r>
      <w:r w:rsidR="008E38A5">
        <w:rPr>
          <w:rStyle w:val="SubtitleChar"/>
          <w:b/>
        </w:rPr>
        <w:t>:</w:t>
      </w:r>
    </w:p>
    <w:p w14:paraId="3A18AD36" w14:textId="2FDCADBA" w:rsidR="00264FB8" w:rsidRPr="00356D5F" w:rsidRDefault="00264FB8" w:rsidP="00264FB8">
      <w:pPr>
        <w:pStyle w:val="Subtitle"/>
        <w:ind w:left="0"/>
        <w:rPr>
          <w:iCs w:val="0"/>
        </w:rPr>
      </w:pPr>
      <w:r>
        <w:rPr>
          <w:rStyle w:val="SubtitleChar"/>
          <w:b/>
        </w:rPr>
        <w:t>F</w:t>
      </w:r>
      <w:r w:rsidRPr="00DF36BD">
        <w:rPr>
          <w:rStyle w:val="SubtitleChar"/>
          <w:b/>
        </w:rPr>
        <w:t xml:space="preserve">IGURE </w:t>
      </w:r>
      <w:r>
        <w:rPr>
          <w:rStyle w:val="SubtitleChar"/>
          <w:b/>
        </w:rPr>
        <w:t>15</w:t>
      </w:r>
      <w:r w:rsidRPr="00DF36BD">
        <w:rPr>
          <w:rStyle w:val="SubtitleChar"/>
          <w:b/>
        </w:rPr>
        <w:t>:</w:t>
      </w:r>
      <w:r>
        <w:rPr>
          <w:rStyle w:val="SubtitleChar"/>
          <w:b/>
        </w:rPr>
        <w:t xml:space="preserve"> Similarity gap filtering effect on abnormal return for PREMIUM PACK average profile. </w:t>
      </w:r>
      <w:r>
        <w:rPr>
          <w:rStyle w:val="SubtitleChar"/>
        </w:rPr>
        <w:t>This average profile is computed filtering for high event/entity relevance</w:t>
      </w:r>
    </w:p>
    <w:p w14:paraId="21385D1A" w14:textId="77C30CDD" w:rsidR="00461EC9" w:rsidDel="008F5C13" w:rsidRDefault="00264FB8" w:rsidP="001D3699">
      <w:pPr>
        <w:rPr>
          <w:del w:id="564" w:author="Stefan Duprey" w:date="2016-11-11T09:27:00Z"/>
          <w:rStyle w:val="SubtitleChar"/>
          <w:b/>
        </w:rPr>
      </w:pPr>
      <w:del w:id="565" w:author="Stefan Duprey" w:date="2016-11-11T09:27:00Z">
        <w:r w:rsidDel="008F5C13">
          <w:rPr>
            <w:rStyle w:val="SubtitleChar"/>
            <w:noProof/>
            <w:lang w:val="es-ES" w:eastAsia="es-ES"/>
          </w:rPr>
          <w:lastRenderedPageBreak/>
          <w:drawing>
            <wp:anchor distT="0" distB="0" distL="114300" distR="114300" simplePos="0" relativeHeight="251761664" behindDoc="0" locked="0" layoutInCell="1" allowOverlap="1" wp14:anchorId="41EB7A7E" wp14:editId="599DB282">
              <wp:simplePos x="0" y="0"/>
              <wp:positionH relativeFrom="margin">
                <wp:align>right</wp:align>
              </wp:positionH>
              <wp:positionV relativeFrom="paragraph">
                <wp:posOffset>266700</wp:posOffset>
              </wp:positionV>
              <wp:extent cx="5165090" cy="3095625"/>
              <wp:effectExtent l="0" t="0" r="0" b="9525"/>
              <wp:wrapTopAndBottom/>
              <wp:docPr id="264" name="Picture 264" descr="W:\OutputData\sduprey\NAR-326\PAPER_PICTURES\ALL\SIM_FILTER\PREMIUM_PACKpost_ranked_returnCAT_VOL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utputData\sduprey\NAR-326\PAPER_PICTURES\ALL\SIM_FILTER\PREMIUM_PACKpost_ranked_returnCAT_VOL_SIM.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165090"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0A586645" w14:textId="0D7A6518" w:rsidR="00461EC9" w:rsidRDefault="00461EC9" w:rsidP="001D3699">
      <w:pPr>
        <w:rPr>
          <w:rStyle w:val="SubtitleChar"/>
          <w:b/>
        </w:rPr>
      </w:pPr>
    </w:p>
    <w:p w14:paraId="7DA959F4" w14:textId="77777777" w:rsidR="00DD46AB" w:rsidRDefault="00DD46AB" w:rsidP="00264FB8">
      <w:pPr>
        <w:pStyle w:val="Subtitle"/>
        <w:ind w:left="0"/>
        <w:rPr>
          <w:ins w:id="566" w:author="Stefan Duprey" w:date="2016-11-14T09:15:00Z"/>
          <w:rStyle w:val="SubtitleChar"/>
          <w:b/>
        </w:rPr>
      </w:pPr>
    </w:p>
    <w:p w14:paraId="64ECD7D4" w14:textId="393F321D" w:rsidR="00DD46AB" w:rsidRDefault="00DD46AB" w:rsidP="00264FB8">
      <w:pPr>
        <w:pStyle w:val="Subtitle"/>
        <w:ind w:left="0"/>
        <w:rPr>
          <w:ins w:id="567" w:author="Stefan Duprey" w:date="2016-11-14T09:15:00Z"/>
          <w:rStyle w:val="SubtitleChar"/>
          <w:b/>
        </w:rPr>
      </w:pPr>
      <w:ins w:id="568" w:author="Stefan Duprey" w:date="2016-11-11T09:29:00Z">
        <w:r>
          <w:rPr>
            <w:rStyle w:val="SubtitleChar"/>
            <w:b/>
            <w:noProof/>
            <w:lang w:val="es-ES" w:eastAsia="es-ES"/>
          </w:rPr>
          <w:drawing>
            <wp:anchor distT="0" distB="0" distL="114300" distR="114300" simplePos="0" relativeHeight="251849728" behindDoc="0" locked="0" layoutInCell="1" allowOverlap="1" wp14:anchorId="0E51B8F6" wp14:editId="0E0147AE">
              <wp:simplePos x="0" y="0"/>
              <wp:positionH relativeFrom="margin">
                <wp:posOffset>805845</wp:posOffset>
              </wp:positionH>
              <wp:positionV relativeFrom="paragraph">
                <wp:posOffset>366602</wp:posOffset>
              </wp:positionV>
              <wp:extent cx="4833620" cy="2896235"/>
              <wp:effectExtent l="0" t="0" r="5080" b="0"/>
              <wp:wrapTopAndBottom/>
              <wp:docPr id="312" name="Picture 312" descr="W:\OutputData\sduprey\NAR-326\PAPER_PICTURES\SIM_FILTER\CATEGORY\PREMIUM_PACKpost_ranked_returnCAT_VOL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utputData\sduprey\NAR-326\PAPER_PICTURES\SIM_FILTER\CATEGORY\PREMIUM_PACKpost_ranked_returnCAT_VOL_SI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33620"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6D20D952" w14:textId="11BDCBC6" w:rsidR="00DD46AB" w:rsidRDefault="00DD46AB" w:rsidP="00264FB8">
      <w:pPr>
        <w:pStyle w:val="Subtitle"/>
        <w:ind w:left="0"/>
        <w:rPr>
          <w:ins w:id="569" w:author="Stefan Duprey" w:date="2016-11-14T09:15:00Z"/>
          <w:rStyle w:val="SubtitleChar"/>
          <w:b/>
        </w:rPr>
      </w:pPr>
    </w:p>
    <w:p w14:paraId="203E21EA" w14:textId="1A0FC068" w:rsidR="00DD46AB" w:rsidRDefault="00DD46AB" w:rsidP="00264FB8">
      <w:pPr>
        <w:pStyle w:val="Subtitle"/>
        <w:ind w:left="0"/>
        <w:rPr>
          <w:ins w:id="570" w:author="Stefan Duprey" w:date="2016-11-14T09:15:00Z"/>
          <w:rStyle w:val="SubtitleChar"/>
          <w:b/>
        </w:rPr>
      </w:pPr>
    </w:p>
    <w:p w14:paraId="0AA7E30E" w14:textId="5FF7C88F" w:rsidR="00DD46AB" w:rsidRDefault="00DD46AB" w:rsidP="00264FB8">
      <w:pPr>
        <w:pStyle w:val="Subtitle"/>
        <w:ind w:left="0"/>
        <w:rPr>
          <w:ins w:id="571" w:author="Stefan Duprey" w:date="2016-11-14T09:15:00Z"/>
          <w:rStyle w:val="SubtitleChar"/>
          <w:b/>
        </w:rPr>
      </w:pPr>
    </w:p>
    <w:p w14:paraId="65BE49C7" w14:textId="740FCA4D" w:rsidR="00DD46AB" w:rsidRDefault="00DD46AB" w:rsidP="00264FB8">
      <w:pPr>
        <w:pStyle w:val="Subtitle"/>
        <w:ind w:left="0"/>
        <w:rPr>
          <w:ins w:id="572" w:author="Stefan Duprey" w:date="2016-11-14T09:15:00Z"/>
          <w:rStyle w:val="SubtitleChar"/>
          <w:b/>
        </w:rPr>
      </w:pPr>
    </w:p>
    <w:p w14:paraId="01F9C672" w14:textId="11A27C4B" w:rsidR="00264FB8" w:rsidRPr="00461EC9" w:rsidRDefault="00264FB8" w:rsidP="00264FB8">
      <w:pPr>
        <w:pStyle w:val="Subtitle"/>
        <w:ind w:left="0"/>
        <w:rPr>
          <w:iCs w:val="0"/>
        </w:rPr>
      </w:pPr>
      <w:r>
        <w:rPr>
          <w:rStyle w:val="SubtitleChar"/>
          <w:b/>
        </w:rPr>
        <w:t>F</w:t>
      </w:r>
      <w:r w:rsidRPr="00DF36BD">
        <w:rPr>
          <w:rStyle w:val="SubtitleChar"/>
          <w:b/>
        </w:rPr>
        <w:t xml:space="preserve">IGURE </w:t>
      </w:r>
      <w:r>
        <w:rPr>
          <w:rStyle w:val="SubtitleChar"/>
          <w:b/>
        </w:rPr>
        <w:t>16</w:t>
      </w:r>
      <w:r w:rsidRPr="00DF36BD">
        <w:rPr>
          <w:rStyle w:val="SubtitleChar"/>
          <w:b/>
        </w:rPr>
        <w:t>:</w:t>
      </w:r>
      <w:r>
        <w:rPr>
          <w:rStyle w:val="SubtitleChar"/>
          <w:b/>
        </w:rPr>
        <w:t xml:space="preserve"> Similarity gap filtering effect on abnormal volatility for Dow Jones wire average profile. </w:t>
      </w:r>
      <w:r>
        <w:rPr>
          <w:rStyle w:val="SubtitleChar"/>
        </w:rPr>
        <w:t>This average profile is computed filtering for high event/entity relevance</w:t>
      </w:r>
    </w:p>
    <w:p w14:paraId="7C5824E7" w14:textId="1108F066" w:rsidR="00461EC9" w:rsidRDefault="00461EC9" w:rsidP="001D3699">
      <w:pPr>
        <w:rPr>
          <w:ins w:id="573" w:author="Stefan Duprey" w:date="2016-11-14T09:16:00Z"/>
          <w:rStyle w:val="SubtitleChar"/>
          <w:b/>
        </w:rPr>
      </w:pPr>
    </w:p>
    <w:p w14:paraId="62278DB7" w14:textId="77777777" w:rsidR="00DD46AB" w:rsidRDefault="00DD46AB" w:rsidP="001D3699">
      <w:pPr>
        <w:rPr>
          <w:ins w:id="574" w:author="Stefan Duprey" w:date="2016-11-14T09:16:00Z"/>
          <w:rStyle w:val="SubtitleChar"/>
          <w:b/>
        </w:rPr>
      </w:pPr>
    </w:p>
    <w:p w14:paraId="5CF378E7" w14:textId="29CCFE70" w:rsidR="00DD46AB" w:rsidRDefault="00DD46AB" w:rsidP="001D3699">
      <w:pPr>
        <w:rPr>
          <w:ins w:id="575" w:author="Stefan Duprey" w:date="2016-11-14T09:16:00Z"/>
          <w:rStyle w:val="SubtitleChar"/>
          <w:b/>
        </w:rPr>
      </w:pPr>
      <w:ins w:id="576" w:author="Stefan Duprey" w:date="2016-11-14T09:16:00Z">
        <w:r>
          <w:rPr>
            <w:lang w:eastAsia="zh-CN"/>
          </w:rPr>
          <w:t xml:space="preserve">We here clearly see that </w:t>
        </w:r>
      </w:ins>
      <w:ins w:id="577" w:author="Stefan Duprey" w:date="2016-11-14T09:18:00Z">
        <w:r>
          <w:rPr>
            <w:lang w:eastAsia="zh-CN"/>
          </w:rPr>
          <w:t xml:space="preserve">the more novel a news is, the more the market will move in term of abnormal return and volatility surge. It is notable to see here that even for news without novelty </w:t>
        </w:r>
      </w:ins>
      <w:ins w:id="578" w:author="Stefan Duprey" w:date="2016-11-14T09:19:00Z">
        <w:r>
          <w:rPr>
            <w:lang w:eastAsia="zh-CN"/>
          </w:rPr>
          <w:t xml:space="preserve">a slight market reaction occurs. This is due to the fact that </w:t>
        </w:r>
      </w:ins>
      <w:ins w:id="579" w:author="Stefan Duprey" w:date="2016-11-14T09:20:00Z">
        <w:r>
          <w:rPr>
            <w:lang w:eastAsia="zh-CN"/>
          </w:rPr>
          <w:t>repeated</w:t>
        </w:r>
      </w:ins>
      <w:ins w:id="580" w:author="Stefan Duprey" w:date="2016-11-14T09:19:00Z">
        <w:r>
          <w:rPr>
            <w:lang w:eastAsia="zh-CN"/>
          </w:rPr>
          <w:t xml:space="preserve"> ne</w:t>
        </w:r>
      </w:ins>
      <w:ins w:id="581" w:author="Stefan Duprey" w:date="2016-11-14T09:20:00Z">
        <w:r>
          <w:rPr>
            <w:lang w:eastAsia="zh-CN"/>
          </w:rPr>
          <w:t xml:space="preserve">ws tend to </w:t>
        </w:r>
      </w:ins>
      <w:ins w:id="582" w:author="Stefan Duprey" w:date="2016-11-14T09:21:00Z">
        <w:r>
          <w:rPr>
            <w:lang w:eastAsia="zh-CN"/>
          </w:rPr>
          <w:t>still deeper instill their message into stocks prices a</w:t>
        </w:r>
        <w:r w:rsidR="00F133A1">
          <w:rPr>
            <w:lang w:eastAsia="zh-CN"/>
          </w:rPr>
          <w:t>t a time of globalization where</w:t>
        </w:r>
      </w:ins>
      <w:ins w:id="583" w:author="Stefan Duprey" w:date="2016-11-14T09:22:00Z">
        <w:r>
          <w:rPr>
            <w:lang w:eastAsia="zh-CN"/>
          </w:rPr>
          <w:t xml:space="preserve"> investors </w:t>
        </w:r>
      </w:ins>
      <w:ins w:id="584" w:author="Stefan Duprey" w:date="2016-11-14T09:23:00Z">
        <w:r w:rsidR="00F133A1">
          <w:rPr>
            <w:lang w:eastAsia="zh-CN"/>
          </w:rPr>
          <w:t>do not live in the same time</w:t>
        </w:r>
      </w:ins>
      <w:ins w:id="585" w:author="Stefan Duprey" w:date="2016-11-14T09:24:00Z">
        <w:r w:rsidR="00F133A1">
          <w:rPr>
            <w:lang w:eastAsia="zh-CN"/>
          </w:rPr>
          <w:t xml:space="preserve"> zone.</w:t>
        </w:r>
      </w:ins>
    </w:p>
    <w:p w14:paraId="03721AC7" w14:textId="77777777" w:rsidR="00DD46AB" w:rsidRDefault="00DD46AB" w:rsidP="001D3699">
      <w:pPr>
        <w:rPr>
          <w:rStyle w:val="SubtitleChar"/>
          <w:b/>
        </w:rPr>
      </w:pPr>
    </w:p>
    <w:p w14:paraId="1B35B10C" w14:textId="69944FE1" w:rsidR="00461EC9" w:rsidDel="008F5C13" w:rsidRDefault="00C34B49" w:rsidP="001D3699">
      <w:pPr>
        <w:rPr>
          <w:del w:id="586" w:author="Stefan Duprey" w:date="2016-11-11T09:27:00Z"/>
          <w:rStyle w:val="SubtitleChar"/>
          <w:b/>
        </w:rPr>
      </w:pPr>
      <w:commentRangeStart w:id="587"/>
      <w:del w:id="588" w:author="Stefan Duprey" w:date="2016-11-10T17:13:00Z">
        <w:r w:rsidRPr="00C34B49" w:rsidDel="00491137">
          <w:rPr>
            <w:rStyle w:val="SubtitleChar"/>
            <w:b/>
            <w:noProof/>
            <w:sz w:val="28"/>
            <w:szCs w:val="28"/>
            <w:lang w:val="es-ES" w:eastAsia="es-ES"/>
          </w:rPr>
          <w:drawing>
            <wp:anchor distT="0" distB="0" distL="114300" distR="114300" simplePos="0" relativeHeight="251763712" behindDoc="0" locked="0" layoutInCell="1" allowOverlap="1" wp14:anchorId="65E1325A" wp14:editId="3E047DA3">
              <wp:simplePos x="0" y="0"/>
              <wp:positionH relativeFrom="margin">
                <wp:align>right</wp:align>
              </wp:positionH>
              <wp:positionV relativeFrom="paragraph">
                <wp:posOffset>409575</wp:posOffset>
              </wp:positionV>
              <wp:extent cx="5943600" cy="3562350"/>
              <wp:effectExtent l="0" t="0" r="0" b="0"/>
              <wp:wrapTopAndBottom/>
              <wp:docPr id="265" name="Picture 265" descr="W:\OutputData\sduprey\NAR-326\PAPER_PICTURES\ALL\SIM_FILTER\WEB_NON_PREMIUMpost_ranked_returnCAT_RE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utputData\sduprey\NAR-326\PAPER_PICTURES\ALL\SIM_FILTER\WEB_NON_PREMIUMpost_ranked_returnCAT_RET_SIM.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del>
      <w:commentRangeEnd w:id="587"/>
      <w:del w:id="589" w:author="Stefan Duprey" w:date="2016-11-11T09:27:00Z">
        <w:r w:rsidR="002F22DE" w:rsidDel="008F5C13">
          <w:rPr>
            <w:rStyle w:val="CommentReference"/>
          </w:rPr>
          <w:commentReference w:id="587"/>
        </w:r>
        <w:r w:rsidRPr="00C34B49" w:rsidDel="008F5C13">
          <w:rPr>
            <w:rStyle w:val="SubtitleChar"/>
            <w:b/>
            <w:sz w:val="28"/>
            <w:szCs w:val="28"/>
          </w:rPr>
          <w:delText>WEB content</w:delText>
        </w:r>
        <w:r w:rsidDel="008F5C13">
          <w:rPr>
            <w:rStyle w:val="SubtitleChar"/>
            <w:b/>
          </w:rPr>
          <w:delText>:</w:delText>
        </w:r>
      </w:del>
    </w:p>
    <w:p w14:paraId="5DA0BD13" w14:textId="76AA4C3B" w:rsidR="00C34B49" w:rsidRPr="00C34B49" w:rsidDel="00491137" w:rsidRDefault="00C34B49">
      <w:pPr>
        <w:pStyle w:val="Heading1"/>
        <w:rPr>
          <w:del w:id="590" w:author="Stefan Duprey" w:date="2016-11-10T17:13:00Z"/>
        </w:rPr>
        <w:pPrChange w:id="591" w:author="Stefan Duprey" w:date="2016-11-10T18:18:00Z">
          <w:pPr>
            <w:pStyle w:val="Subtitle"/>
            <w:ind w:left="0"/>
          </w:pPr>
        </w:pPrChange>
      </w:pPr>
      <w:del w:id="592" w:author="Stefan Duprey" w:date="2016-11-10T17:13:00Z">
        <w:r w:rsidDel="00491137">
          <w:rPr>
            <w:rStyle w:val="SubtitleChar"/>
            <w:b w:val="0"/>
          </w:rPr>
          <w:delText>F</w:delText>
        </w:r>
        <w:r w:rsidRPr="00DF36BD" w:rsidDel="00491137">
          <w:rPr>
            <w:rStyle w:val="SubtitleChar"/>
            <w:b w:val="0"/>
          </w:rPr>
          <w:delText xml:space="preserve">IGURE </w:delText>
        </w:r>
        <w:r w:rsidDel="00491137">
          <w:rPr>
            <w:rStyle w:val="SubtitleChar"/>
            <w:b w:val="0"/>
          </w:rPr>
          <w:delText>16</w:delText>
        </w:r>
        <w:r w:rsidRPr="00DF36BD" w:rsidDel="00491137">
          <w:rPr>
            <w:rStyle w:val="SubtitleChar"/>
            <w:b w:val="0"/>
          </w:rPr>
          <w:delText>:</w:delText>
        </w:r>
        <w:r w:rsidDel="00491137">
          <w:rPr>
            <w:rStyle w:val="SubtitleChar"/>
            <w:b w:val="0"/>
          </w:rPr>
          <w:delText xml:space="preserve"> Similarity gap filtering effect on abnormal return for WEB content average profile. </w:delText>
        </w:r>
        <w:r w:rsidDel="00491137">
          <w:rPr>
            <w:rStyle w:val="SubtitleChar"/>
          </w:rPr>
          <w:delText>This average profile is computed filtering for high event/entity relevance</w:delText>
        </w:r>
      </w:del>
    </w:p>
    <w:p w14:paraId="75D5DFA4" w14:textId="7E3B7AE7" w:rsidR="00461EC9" w:rsidDel="00491137" w:rsidRDefault="00C34B49">
      <w:pPr>
        <w:pStyle w:val="Heading1"/>
        <w:rPr>
          <w:del w:id="593" w:author="Stefan Duprey" w:date="2016-11-10T17:13:00Z"/>
          <w:rStyle w:val="SubtitleChar"/>
        </w:rPr>
        <w:pPrChange w:id="594" w:author="Stefan Duprey" w:date="2016-11-10T18:18:00Z">
          <w:pPr/>
        </w:pPrChange>
      </w:pPr>
      <w:del w:id="595" w:author="Stefan Duprey" w:date="2016-11-10T17:13:00Z">
        <w:r w:rsidDel="00491137">
          <w:rPr>
            <w:rStyle w:val="SubtitleChar"/>
            <w:bCs w:val="0"/>
            <w:noProof/>
            <w:lang w:val="es-ES" w:eastAsia="es-ES"/>
          </w:rPr>
          <w:drawing>
            <wp:anchor distT="0" distB="0" distL="114300" distR="114300" simplePos="0" relativeHeight="251762688" behindDoc="0" locked="0" layoutInCell="1" allowOverlap="1" wp14:anchorId="5BB76AB6" wp14:editId="72CE2D07">
              <wp:simplePos x="0" y="0"/>
              <wp:positionH relativeFrom="margin">
                <wp:align>right</wp:align>
              </wp:positionH>
              <wp:positionV relativeFrom="paragraph">
                <wp:posOffset>247650</wp:posOffset>
              </wp:positionV>
              <wp:extent cx="5943600" cy="3562350"/>
              <wp:effectExtent l="0" t="0" r="0" b="0"/>
              <wp:wrapTopAndBottom/>
              <wp:docPr id="266" name="Picture 266" descr="W:\OutputData\sduprey\NAR-326\PAPER_PICTURES\ALL\SIM_FILTER\WEB_NON_PREMIUMvolatility_correctionCAT_VOL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utputData\sduprey\NAR-326\PAPER_PICTURES\ALL\SIM_FILTER\WEB_NON_PREMIUMvolatility_correctionCAT_VOL_SI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anchor>
          </w:drawing>
        </w:r>
      </w:del>
    </w:p>
    <w:p w14:paraId="296AA286" w14:textId="219D291E" w:rsidR="00C34B49" w:rsidRPr="00C34B49" w:rsidDel="00491137" w:rsidRDefault="00C34B49">
      <w:pPr>
        <w:pStyle w:val="Heading1"/>
        <w:rPr>
          <w:del w:id="596" w:author="Stefan Duprey" w:date="2016-11-10T17:13:00Z"/>
        </w:rPr>
        <w:pPrChange w:id="597" w:author="Stefan Duprey" w:date="2016-11-10T18:18:00Z">
          <w:pPr>
            <w:pStyle w:val="Subtitle"/>
            <w:ind w:left="0"/>
          </w:pPr>
        </w:pPrChange>
      </w:pPr>
      <w:del w:id="598" w:author="Stefan Duprey" w:date="2016-11-10T17:13:00Z">
        <w:r w:rsidDel="00491137">
          <w:rPr>
            <w:rStyle w:val="SubtitleChar"/>
            <w:b w:val="0"/>
          </w:rPr>
          <w:delText>F</w:delText>
        </w:r>
        <w:r w:rsidRPr="00DF36BD" w:rsidDel="00491137">
          <w:rPr>
            <w:rStyle w:val="SubtitleChar"/>
            <w:b w:val="0"/>
          </w:rPr>
          <w:delText xml:space="preserve">IGURE </w:delText>
        </w:r>
        <w:r w:rsidDel="00491137">
          <w:rPr>
            <w:rStyle w:val="SubtitleChar"/>
            <w:b w:val="0"/>
          </w:rPr>
          <w:delText>17</w:delText>
        </w:r>
        <w:r w:rsidRPr="00DF36BD" w:rsidDel="00491137">
          <w:rPr>
            <w:rStyle w:val="SubtitleChar"/>
            <w:b w:val="0"/>
          </w:rPr>
          <w:delText>:</w:delText>
        </w:r>
        <w:r w:rsidDel="00491137">
          <w:rPr>
            <w:rStyle w:val="SubtitleChar"/>
            <w:b w:val="0"/>
          </w:rPr>
          <w:delText xml:space="preserve"> Similarity gap filtering effect on abnormal volatility for WEB content average profile. </w:delText>
        </w:r>
        <w:r w:rsidDel="00491137">
          <w:rPr>
            <w:rStyle w:val="SubtitleChar"/>
          </w:rPr>
          <w:delText>This average profile is computed filtering for high event/entity relevance</w:delText>
        </w:r>
      </w:del>
    </w:p>
    <w:p w14:paraId="06218469" w14:textId="671FD048" w:rsidR="00C34B49" w:rsidRDefault="00C34B49">
      <w:pPr>
        <w:pStyle w:val="Heading1"/>
        <w:rPr>
          <w:ins w:id="599" w:author="Stefan Duprey" w:date="2016-11-14T09:14:00Z"/>
        </w:rPr>
      </w:pPr>
      <w:r>
        <w:t>4.3.2 Ravenpack event relevance</w:t>
      </w:r>
    </w:p>
    <w:p w14:paraId="313CBCCA" w14:textId="0384B616" w:rsidR="00DD46AB" w:rsidRPr="00DD46AB" w:rsidRDefault="00DD46AB" w:rsidP="00DD46AB">
      <w:pPr>
        <w:rPr>
          <w:lang w:eastAsia="zh-CN"/>
          <w:rPrChange w:id="600" w:author="Stefan Duprey" w:date="2016-11-14T09:14:00Z">
            <w:rPr/>
          </w:rPrChange>
        </w:rPr>
        <w:pPrChange w:id="601" w:author="Stefan Duprey" w:date="2016-11-14T09:14:00Z">
          <w:pPr>
            <w:pStyle w:val="Heading1"/>
          </w:pPr>
        </w:pPrChange>
      </w:pPr>
      <w:ins w:id="602" w:author="Stefan Duprey" w:date="2016-11-14T09:14:00Z">
        <w:r>
          <w:rPr>
            <w:lang w:eastAsia="zh-CN"/>
          </w:rPr>
          <w:t>Ravenpack developed a news score that indicates how relevant an event is within a story. The scores fluctuate 0-100. We bucket those values as high (&gt;=90), middle (&gt;=70 and &lt;90) and low (&lt;70). Our high confidence means that the event for the specific entity has been matched in the headline.</w:t>
        </w:r>
      </w:ins>
      <w:ins w:id="603" w:author="Stefan Duprey" w:date="2016-11-14T09:24:00Z">
        <w:r w:rsidR="00F133A1">
          <w:rPr>
            <w:lang w:eastAsia="zh-CN"/>
          </w:rPr>
          <w:t xml:space="preserve"> </w:t>
        </w:r>
      </w:ins>
      <w:ins w:id="604" w:author="Stefan Duprey" w:date="2016-11-14T09:14:00Z">
        <w:r>
          <w:rPr>
            <w:lang w:eastAsia="zh-CN"/>
          </w:rPr>
          <w:t>The following results expose results for Dow Jones and Premium pack type showcasing how the event relevance filtering affects the profile.</w:t>
        </w:r>
      </w:ins>
    </w:p>
    <w:p w14:paraId="44D7BA06" w14:textId="05E31C5E" w:rsidR="00BC710B" w:rsidRPr="00BC710B" w:rsidRDefault="00534037" w:rsidP="00BC710B">
      <w:pPr>
        <w:rPr>
          <w:lang w:eastAsia="zh-CN"/>
        </w:rPr>
      </w:pPr>
      <w:ins w:id="605" w:author="Stefan Duprey" w:date="2016-11-11T12:19:00Z">
        <w:r>
          <w:rPr>
            <w:rStyle w:val="SubtitleChar"/>
            <w:b/>
            <w:noProof/>
            <w:sz w:val="28"/>
            <w:szCs w:val="28"/>
            <w:lang w:val="es-ES" w:eastAsia="es-ES"/>
          </w:rPr>
          <w:lastRenderedPageBreak/>
          <w:drawing>
            <wp:anchor distT="0" distB="0" distL="114300" distR="114300" simplePos="0" relativeHeight="251855872" behindDoc="0" locked="0" layoutInCell="1" allowOverlap="1" wp14:anchorId="6372F14C" wp14:editId="3E67AD71">
              <wp:simplePos x="0" y="0"/>
              <wp:positionH relativeFrom="margin">
                <wp:posOffset>605642</wp:posOffset>
              </wp:positionH>
              <wp:positionV relativeFrom="paragraph">
                <wp:posOffset>408305</wp:posOffset>
              </wp:positionV>
              <wp:extent cx="5006340" cy="3000375"/>
              <wp:effectExtent l="0" t="0" r="3810" b="9525"/>
              <wp:wrapTopAndBottom/>
              <wp:docPr id="322" name="Picture 322" descr="W:\OutputData\sduprey\NAR-326\PAPER_PICTURES\ALL\REL_FILTER\DJPRpost_ranked_returnCAT_RET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utputData\sduprey\NAR-326\PAPER_PICTURES\ALL\REL_FILTER\DJPRpost_ranked_returnCAT_RET_REL.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0634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Start w:id="606"/>
      <w:commentRangeStart w:id="607"/>
      <w:del w:id="608" w:author="Stefan Duprey" w:date="2016-11-11T09:56:00Z">
        <w:r w:rsidR="00BC710B" w:rsidRPr="00BC710B" w:rsidDel="003500F1">
          <w:rPr>
            <w:rStyle w:val="SubtitleChar"/>
            <w:b/>
            <w:noProof/>
            <w:sz w:val="28"/>
            <w:szCs w:val="28"/>
            <w:lang w:val="es-ES" w:eastAsia="es-ES"/>
          </w:rPr>
          <w:drawing>
            <wp:anchor distT="0" distB="0" distL="114300" distR="114300" simplePos="0" relativeHeight="251764736" behindDoc="0" locked="0" layoutInCell="1" allowOverlap="1" wp14:anchorId="37F8FE16" wp14:editId="311B7392">
              <wp:simplePos x="0" y="0"/>
              <wp:positionH relativeFrom="margin">
                <wp:align>right</wp:align>
              </wp:positionH>
              <wp:positionV relativeFrom="paragraph">
                <wp:posOffset>375920</wp:posOffset>
              </wp:positionV>
              <wp:extent cx="5688965" cy="3409950"/>
              <wp:effectExtent l="0" t="0" r="6985" b="0"/>
              <wp:wrapTopAndBottom/>
              <wp:docPr id="267" name="Picture 267" descr="W:\OutputData\sduprey\NAR-326\PAPER_PICTURES\ALL\REL_FILTER\DJPRpost_ranked_returnCAT_RET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utputData\sduprey\NAR-326\PAPER_PICTURES\ALL\REL_FILTER\DJPRpost_ranked_returnCAT_RET_REL.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8896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del>
      <w:commentRangeEnd w:id="606"/>
      <w:r w:rsidR="002F22DE">
        <w:rPr>
          <w:rStyle w:val="CommentReference"/>
        </w:rPr>
        <w:commentReference w:id="606"/>
      </w:r>
      <w:commentRangeEnd w:id="607"/>
      <w:r w:rsidR="00491137">
        <w:rPr>
          <w:rStyle w:val="CommentReference"/>
        </w:rPr>
        <w:commentReference w:id="607"/>
      </w:r>
      <w:r w:rsidR="00BC710B" w:rsidRPr="00BC710B">
        <w:rPr>
          <w:b/>
          <w:sz w:val="28"/>
          <w:szCs w:val="28"/>
          <w:lang w:eastAsia="zh-CN"/>
        </w:rPr>
        <w:t>Dow Jones wire news feed</w:t>
      </w:r>
      <w:r w:rsidR="00BC710B">
        <w:rPr>
          <w:lang w:eastAsia="zh-CN"/>
        </w:rPr>
        <w:t>:</w:t>
      </w:r>
    </w:p>
    <w:p w14:paraId="7D208ADE" w14:textId="0992F139" w:rsidR="00C34B49" w:rsidRPr="00C34B49" w:rsidRDefault="003500F1" w:rsidP="00C34B49">
      <w:pPr>
        <w:pStyle w:val="Subtitle"/>
        <w:ind w:left="0"/>
        <w:rPr>
          <w:iCs w:val="0"/>
        </w:rPr>
      </w:pPr>
      <w:del w:id="609" w:author="Stefan Duprey" w:date="2016-11-11T12:20:00Z">
        <w:r w:rsidDel="00534037">
          <w:rPr>
            <w:rStyle w:val="SubtitleChar"/>
            <w:b/>
            <w:noProof/>
            <w:lang w:val="es-ES" w:eastAsia="es-ES"/>
          </w:rPr>
          <w:drawing>
            <wp:anchor distT="0" distB="0" distL="114300" distR="114300" simplePos="0" relativeHeight="251765760" behindDoc="0" locked="0" layoutInCell="1" allowOverlap="1" wp14:anchorId="58E94BFA" wp14:editId="69B00BB5">
              <wp:simplePos x="0" y="0"/>
              <wp:positionH relativeFrom="margin">
                <wp:posOffset>391190</wp:posOffset>
              </wp:positionH>
              <wp:positionV relativeFrom="paragraph">
                <wp:posOffset>3950335</wp:posOffset>
              </wp:positionV>
              <wp:extent cx="5467350" cy="3276600"/>
              <wp:effectExtent l="0" t="0" r="0" b="0"/>
              <wp:wrapTopAndBottom/>
              <wp:docPr id="268" name="Picture 268" descr="W:\OutputData\sduprey\NAR-326\PAPER_PICTURES\ALL\REL_FILTER\DJPRvolatility_correctionCAT_VOL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utputData\sduprey\NAR-326\PAPER_PICTURES\ALL\REL_FILTER\DJPRvolatility_correctionCAT_VOL_REL.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6735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C34B49">
        <w:rPr>
          <w:rStyle w:val="SubtitleChar"/>
          <w:b/>
        </w:rPr>
        <w:t>F</w:t>
      </w:r>
      <w:r w:rsidR="00C34B49" w:rsidRPr="00DF36BD">
        <w:rPr>
          <w:rStyle w:val="SubtitleChar"/>
          <w:b/>
        </w:rPr>
        <w:t xml:space="preserve">IGURE </w:t>
      </w:r>
      <w:r w:rsidR="00C34B49">
        <w:rPr>
          <w:rStyle w:val="SubtitleChar"/>
          <w:b/>
        </w:rPr>
        <w:t>1</w:t>
      </w:r>
      <w:r w:rsidR="00BC710B">
        <w:rPr>
          <w:rStyle w:val="SubtitleChar"/>
          <w:b/>
        </w:rPr>
        <w:t>7</w:t>
      </w:r>
      <w:r w:rsidR="00C34B49" w:rsidRPr="00DF36BD">
        <w:rPr>
          <w:rStyle w:val="SubtitleChar"/>
          <w:b/>
        </w:rPr>
        <w:t>:</w:t>
      </w:r>
      <w:r w:rsidR="00C34B49">
        <w:rPr>
          <w:rStyle w:val="SubtitleChar"/>
          <w:b/>
        </w:rPr>
        <w:t xml:space="preserve"> </w:t>
      </w:r>
      <w:r w:rsidR="00BC710B">
        <w:rPr>
          <w:rStyle w:val="SubtitleChar"/>
          <w:b/>
        </w:rPr>
        <w:t>Event relevanc</w:t>
      </w:r>
      <w:r w:rsidR="00C34B49">
        <w:rPr>
          <w:rStyle w:val="SubtitleChar"/>
          <w:b/>
        </w:rPr>
        <w:t xml:space="preserve">e effect on abnormal return for Dow Jones average profile. </w:t>
      </w:r>
      <w:r w:rsidR="00C34B49">
        <w:rPr>
          <w:rStyle w:val="SubtitleChar"/>
        </w:rPr>
        <w:t>This average profile is computed filtering for similarity gap greater than one day</w:t>
      </w:r>
    </w:p>
    <w:p w14:paraId="4398EE8C" w14:textId="02F581DA" w:rsidR="00461EC9" w:rsidRDefault="00534037" w:rsidP="001D3699">
      <w:pPr>
        <w:rPr>
          <w:rStyle w:val="SubtitleChar"/>
          <w:b/>
        </w:rPr>
      </w:pPr>
      <w:ins w:id="610" w:author="Stefan Duprey" w:date="2016-11-11T12:20:00Z">
        <w:r>
          <w:rPr>
            <w:rStyle w:val="SubtitleChar"/>
            <w:b/>
            <w:noProof/>
            <w:lang w:val="es-ES" w:eastAsia="es-ES"/>
          </w:rPr>
          <w:drawing>
            <wp:anchor distT="0" distB="0" distL="114300" distR="114300" simplePos="0" relativeHeight="251856896" behindDoc="0" locked="0" layoutInCell="1" allowOverlap="1" wp14:anchorId="60F17401" wp14:editId="068C7A00">
              <wp:simplePos x="0" y="0"/>
              <wp:positionH relativeFrom="column">
                <wp:posOffset>446538</wp:posOffset>
              </wp:positionH>
              <wp:positionV relativeFrom="paragraph">
                <wp:posOffset>261354</wp:posOffset>
              </wp:positionV>
              <wp:extent cx="5220335" cy="3128010"/>
              <wp:effectExtent l="0" t="0" r="0" b="0"/>
              <wp:wrapTopAndBottom/>
              <wp:docPr id="323" name="Picture 323" descr="W:\OutputData\sduprey\NAR-326\PAPER_PICTURES\ALL\REL_FILTER\DJPRvolatility_correctionCAT_VOL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utputData\sduprey\NAR-326\PAPER_PICTURES\ALL\REL_FILTER\DJPRvolatility_correctionCAT_VOL_RE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20335" cy="312801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1E5A854D" w14:textId="2408DC3B" w:rsidR="00BC710B" w:rsidRPr="00C34B49" w:rsidRDefault="00BC710B" w:rsidP="00BC710B">
      <w:pPr>
        <w:pStyle w:val="Subtitle"/>
        <w:ind w:left="0"/>
        <w:rPr>
          <w:iCs w:val="0"/>
        </w:rPr>
      </w:pPr>
      <w:r>
        <w:rPr>
          <w:rStyle w:val="SubtitleChar"/>
          <w:b/>
        </w:rPr>
        <w:t>F</w:t>
      </w:r>
      <w:r w:rsidRPr="00DF36BD">
        <w:rPr>
          <w:rStyle w:val="SubtitleChar"/>
          <w:b/>
        </w:rPr>
        <w:t xml:space="preserve">IGURE </w:t>
      </w:r>
      <w:r>
        <w:rPr>
          <w:rStyle w:val="SubtitleChar"/>
          <w:b/>
        </w:rPr>
        <w:t>18</w:t>
      </w:r>
      <w:r w:rsidRPr="00DF36BD">
        <w:rPr>
          <w:rStyle w:val="SubtitleChar"/>
          <w:b/>
        </w:rPr>
        <w:t>:</w:t>
      </w:r>
      <w:r>
        <w:rPr>
          <w:rStyle w:val="SubtitleChar"/>
          <w:b/>
        </w:rPr>
        <w:t xml:space="preserve"> Event relevance effect on abnormal volatility for Dow Jones average profile. </w:t>
      </w:r>
      <w:r>
        <w:rPr>
          <w:rStyle w:val="SubtitleChar"/>
        </w:rPr>
        <w:t>This average profile is computed filtering for similarity gap greater than one day</w:t>
      </w:r>
    </w:p>
    <w:p w14:paraId="574DBB26" w14:textId="77777777" w:rsidR="00534037" w:rsidRDefault="00534037" w:rsidP="001D3699">
      <w:pPr>
        <w:rPr>
          <w:ins w:id="611" w:author="Stefan Duprey" w:date="2016-11-11T12:21:00Z"/>
          <w:rStyle w:val="SubtitleChar"/>
          <w:b/>
          <w:sz w:val="28"/>
          <w:szCs w:val="28"/>
        </w:rPr>
      </w:pPr>
    </w:p>
    <w:p w14:paraId="5C1176D2" w14:textId="77777777" w:rsidR="00534037" w:rsidRDefault="00534037" w:rsidP="001D3699">
      <w:pPr>
        <w:rPr>
          <w:ins w:id="612" w:author="Stefan Duprey" w:date="2016-11-11T12:21:00Z"/>
          <w:rStyle w:val="SubtitleChar"/>
          <w:b/>
          <w:sz w:val="28"/>
          <w:szCs w:val="28"/>
        </w:rPr>
      </w:pPr>
    </w:p>
    <w:p w14:paraId="1074D392" w14:textId="4CB331ED" w:rsidR="00461EC9" w:rsidRDefault="00534037" w:rsidP="001D3699">
      <w:pPr>
        <w:rPr>
          <w:rStyle w:val="SubtitleChar"/>
          <w:b/>
          <w:sz w:val="28"/>
          <w:szCs w:val="28"/>
        </w:rPr>
      </w:pPr>
      <w:ins w:id="613" w:author="Stefan Duprey" w:date="2016-11-11T12:21:00Z">
        <w:r>
          <w:rPr>
            <w:rStyle w:val="SubtitleChar"/>
            <w:b/>
            <w:noProof/>
            <w:sz w:val="28"/>
            <w:szCs w:val="28"/>
            <w:lang w:val="es-ES" w:eastAsia="es-ES"/>
          </w:rPr>
          <w:lastRenderedPageBreak/>
          <w:drawing>
            <wp:anchor distT="0" distB="0" distL="114300" distR="114300" simplePos="0" relativeHeight="251857920" behindDoc="0" locked="0" layoutInCell="1" allowOverlap="1" wp14:anchorId="59EB3EBF" wp14:editId="6F479A0E">
              <wp:simplePos x="0" y="0"/>
              <wp:positionH relativeFrom="margin">
                <wp:posOffset>329107</wp:posOffset>
              </wp:positionH>
              <wp:positionV relativeFrom="paragraph">
                <wp:posOffset>367650</wp:posOffset>
              </wp:positionV>
              <wp:extent cx="5428615" cy="3253105"/>
              <wp:effectExtent l="0" t="0" r="635" b="4445"/>
              <wp:wrapTopAndBottom/>
              <wp:docPr id="324" name="Picture 324" descr="W:\OutputData\sduprey\NAR-326\PAPER_PICTURES\ALL\REL_FILTER\PREMIUM_PACKpost_ranked_returnCAT_RET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utputData\sduprey\NAR-326\PAPER_PICTURES\ALL\REL_FILTER\PREMIUM_PACKpost_ranked_returnCAT_RET_RE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28615" cy="325310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614" w:author="Stefan Duprey" w:date="2016-11-11T12:21:00Z">
        <w:r w:rsidR="00356D5F" w:rsidDel="00534037">
          <w:rPr>
            <w:rStyle w:val="SubtitleChar"/>
            <w:b/>
            <w:noProof/>
            <w:sz w:val="28"/>
            <w:szCs w:val="28"/>
            <w:lang w:val="es-ES" w:eastAsia="es-ES"/>
          </w:rPr>
          <w:drawing>
            <wp:anchor distT="0" distB="0" distL="114300" distR="114300" simplePos="0" relativeHeight="251766784" behindDoc="0" locked="0" layoutInCell="1" allowOverlap="1" wp14:anchorId="3A2A833C" wp14:editId="4611ABE9">
              <wp:simplePos x="0" y="0"/>
              <wp:positionH relativeFrom="margin">
                <wp:posOffset>556895</wp:posOffset>
              </wp:positionH>
              <wp:positionV relativeFrom="paragraph">
                <wp:posOffset>405765</wp:posOffset>
              </wp:positionV>
              <wp:extent cx="5148580" cy="3086100"/>
              <wp:effectExtent l="0" t="0" r="0" b="0"/>
              <wp:wrapTopAndBottom/>
              <wp:docPr id="269" name="Picture 269" descr="W:\OutputData\sduprey\NAR-326\PAPER_PICTURES\ALL\REL_FILTER\PREMIUM_PACKpost_ranked_returnCAT_RET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utputData\sduprey\NAR-326\PAPER_PICTURES\ALL\REL_FILTER\PREMIUM_PACKpost_ranked_returnCAT_RET_REL.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4858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BC710B" w:rsidRPr="00BC710B">
        <w:rPr>
          <w:rStyle w:val="SubtitleChar"/>
          <w:b/>
          <w:sz w:val="28"/>
          <w:szCs w:val="28"/>
        </w:rPr>
        <w:t>PREMIUM PACK:</w:t>
      </w:r>
    </w:p>
    <w:p w14:paraId="093D8F67" w14:textId="4F972550" w:rsidR="00BC710B" w:rsidDel="00534037" w:rsidRDefault="00BC710B" w:rsidP="00BC710B">
      <w:pPr>
        <w:pStyle w:val="Subtitle"/>
        <w:ind w:left="0"/>
        <w:rPr>
          <w:del w:id="615" w:author="Stefan Duprey" w:date="2016-11-11T12:22:00Z"/>
          <w:rStyle w:val="SubtitleChar"/>
          <w:b/>
        </w:rPr>
      </w:pPr>
    </w:p>
    <w:p w14:paraId="09C4F0FD" w14:textId="77777777" w:rsidR="00534037" w:rsidRPr="00534037" w:rsidRDefault="00534037">
      <w:pPr>
        <w:rPr>
          <w:ins w:id="616" w:author="Stefan Duprey" w:date="2016-11-11T12:22:00Z"/>
          <w:rPrChange w:id="617" w:author="Stefan Duprey" w:date="2016-11-11T12:22:00Z">
            <w:rPr>
              <w:ins w:id="618" w:author="Stefan Duprey" w:date="2016-11-11T12:22:00Z"/>
              <w:rStyle w:val="SubtitleChar"/>
              <w:b/>
              <w:sz w:val="28"/>
              <w:szCs w:val="28"/>
            </w:rPr>
          </w:rPrChange>
        </w:rPr>
      </w:pPr>
    </w:p>
    <w:p w14:paraId="7FD7FDE2" w14:textId="7AA78D50" w:rsidR="00BC710B" w:rsidRPr="00C34B49" w:rsidRDefault="00534037" w:rsidP="00BC710B">
      <w:pPr>
        <w:pStyle w:val="Subtitle"/>
        <w:ind w:left="0"/>
        <w:rPr>
          <w:iCs w:val="0"/>
        </w:rPr>
      </w:pPr>
      <w:ins w:id="619" w:author="Stefan Duprey" w:date="2016-11-11T12:21:00Z">
        <w:r>
          <w:rPr>
            <w:rStyle w:val="SubtitleChar"/>
            <w:b/>
            <w:noProof/>
            <w:sz w:val="28"/>
            <w:szCs w:val="28"/>
            <w:lang w:val="es-ES" w:eastAsia="es-ES"/>
          </w:rPr>
          <w:drawing>
            <wp:anchor distT="0" distB="0" distL="114300" distR="114300" simplePos="0" relativeHeight="251858944" behindDoc="0" locked="0" layoutInCell="1" allowOverlap="1" wp14:anchorId="45376B46" wp14:editId="1AF1A088">
              <wp:simplePos x="0" y="0"/>
              <wp:positionH relativeFrom="column">
                <wp:posOffset>328930</wp:posOffset>
              </wp:positionH>
              <wp:positionV relativeFrom="paragraph">
                <wp:posOffset>511810</wp:posOffset>
              </wp:positionV>
              <wp:extent cx="5464810" cy="3274695"/>
              <wp:effectExtent l="0" t="0" r="2540" b="1905"/>
              <wp:wrapTopAndBottom/>
              <wp:docPr id="325" name="Picture 325" descr="W:\OutputData\sduprey\NAR-326\PAPER_PICTURES\ALL\REL_FILTER\PREMIUM_PACKpost_ranked_returnCAT_VOL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utputData\sduprey\NAR-326\PAPER_PICTURES\ALL\REL_FILTER\PREMIUM_PACKpost_ranked_returnCAT_VOL_REL.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64810" cy="327469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620" w:author="Stefan Duprey" w:date="2016-11-11T12:21:00Z">
        <w:r w:rsidR="00BC710B" w:rsidDel="00534037">
          <w:rPr>
            <w:rStyle w:val="SubtitleChar"/>
            <w:b/>
            <w:noProof/>
            <w:lang w:val="es-ES" w:eastAsia="es-ES"/>
          </w:rPr>
          <w:drawing>
            <wp:anchor distT="0" distB="0" distL="114300" distR="114300" simplePos="0" relativeHeight="251767808" behindDoc="0" locked="0" layoutInCell="1" allowOverlap="1" wp14:anchorId="1B8DD073" wp14:editId="7C0CBAA5">
              <wp:simplePos x="0" y="0"/>
              <wp:positionH relativeFrom="column">
                <wp:posOffset>609600</wp:posOffset>
              </wp:positionH>
              <wp:positionV relativeFrom="paragraph">
                <wp:posOffset>551815</wp:posOffset>
              </wp:positionV>
              <wp:extent cx="5113655" cy="3064510"/>
              <wp:effectExtent l="0" t="0" r="0" b="2540"/>
              <wp:wrapTopAndBottom/>
              <wp:docPr id="271" name="Picture 271" descr="W:\OutputData\sduprey\NAR-326\PAPER_PICTURES\ALL\REL_FILTER\PREMIUM_PACKpost_ranked_returnCAT_VOL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utputData\sduprey\NAR-326\PAPER_PICTURES\ALL\REL_FILTER\PREMIUM_PACKpost_ranked_returnCAT_VOL_REL.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13655"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BC710B">
        <w:rPr>
          <w:rStyle w:val="SubtitleChar"/>
          <w:b/>
        </w:rPr>
        <w:t>FIGU</w:t>
      </w:r>
      <w:r w:rsidR="00BC710B" w:rsidRPr="00DF36BD">
        <w:rPr>
          <w:rStyle w:val="SubtitleChar"/>
          <w:b/>
        </w:rPr>
        <w:t xml:space="preserve">RE </w:t>
      </w:r>
      <w:r w:rsidR="00BC710B">
        <w:rPr>
          <w:rStyle w:val="SubtitleChar"/>
          <w:b/>
        </w:rPr>
        <w:t>19</w:t>
      </w:r>
      <w:r w:rsidR="00BC710B" w:rsidRPr="00DF36BD">
        <w:rPr>
          <w:rStyle w:val="SubtitleChar"/>
          <w:b/>
        </w:rPr>
        <w:t>:</w:t>
      </w:r>
      <w:r w:rsidR="00BC710B">
        <w:rPr>
          <w:rStyle w:val="SubtitleChar"/>
          <w:b/>
        </w:rPr>
        <w:t xml:space="preserve"> Event relevance effect on abnormal return for PREMIUM PACK average profile. </w:t>
      </w:r>
      <w:r w:rsidR="00BC710B">
        <w:rPr>
          <w:rStyle w:val="SubtitleChar"/>
        </w:rPr>
        <w:t>This average profile is computed filtering for similarity gap greater than one day</w:t>
      </w:r>
    </w:p>
    <w:p w14:paraId="0527BFFB" w14:textId="55536070" w:rsidR="00BC710B" w:rsidRPr="00C34B49" w:rsidRDefault="00BC710B" w:rsidP="00BC710B">
      <w:pPr>
        <w:pStyle w:val="Subtitle"/>
        <w:ind w:left="0"/>
        <w:rPr>
          <w:iCs w:val="0"/>
        </w:rPr>
      </w:pPr>
      <w:r>
        <w:rPr>
          <w:rStyle w:val="SubtitleChar"/>
          <w:b/>
        </w:rPr>
        <w:t>FIGU</w:t>
      </w:r>
      <w:r w:rsidRPr="00DF36BD">
        <w:rPr>
          <w:rStyle w:val="SubtitleChar"/>
          <w:b/>
        </w:rPr>
        <w:t xml:space="preserve">RE </w:t>
      </w:r>
      <w:r>
        <w:rPr>
          <w:rStyle w:val="SubtitleChar"/>
          <w:b/>
        </w:rPr>
        <w:t>20</w:t>
      </w:r>
      <w:r w:rsidRPr="00DF36BD">
        <w:rPr>
          <w:rStyle w:val="SubtitleChar"/>
          <w:b/>
        </w:rPr>
        <w:t>:</w:t>
      </w:r>
      <w:r>
        <w:rPr>
          <w:rStyle w:val="SubtitleChar"/>
          <w:b/>
        </w:rPr>
        <w:t xml:space="preserve"> Event relevance effect on abnormal volatility for PREMIUM PACK average profile. </w:t>
      </w:r>
      <w:r>
        <w:rPr>
          <w:rStyle w:val="SubtitleChar"/>
        </w:rPr>
        <w:t>This average profile is computed filtering for similarity gap greater than one day</w:t>
      </w:r>
    </w:p>
    <w:p w14:paraId="6CE5366B" w14:textId="2B8B524F" w:rsidR="00461EC9" w:rsidDel="00534037" w:rsidRDefault="00461EC9" w:rsidP="001D3699">
      <w:pPr>
        <w:rPr>
          <w:del w:id="621" w:author="Stefan Duprey" w:date="2016-11-10T17:14:00Z"/>
          <w:rStyle w:val="SubtitleChar"/>
          <w:b/>
        </w:rPr>
      </w:pPr>
    </w:p>
    <w:p w14:paraId="13612D8B" w14:textId="77777777" w:rsidR="00534037" w:rsidRDefault="00534037" w:rsidP="001D3699">
      <w:pPr>
        <w:rPr>
          <w:ins w:id="622" w:author="Stefan Duprey" w:date="2016-11-11T12:23:00Z"/>
          <w:rStyle w:val="SubtitleChar"/>
          <w:b/>
        </w:rPr>
      </w:pPr>
    </w:p>
    <w:p w14:paraId="121CE10D" w14:textId="77777777" w:rsidR="00534037" w:rsidRDefault="00534037" w:rsidP="001D3699">
      <w:pPr>
        <w:rPr>
          <w:ins w:id="623" w:author="Stefan Duprey" w:date="2016-11-11T12:23:00Z"/>
          <w:rStyle w:val="SubtitleChar"/>
          <w:b/>
        </w:rPr>
      </w:pPr>
    </w:p>
    <w:p w14:paraId="3A333CEE" w14:textId="3AAA894A" w:rsidR="00534037" w:rsidRDefault="00534037" w:rsidP="00534037">
      <w:pPr>
        <w:rPr>
          <w:ins w:id="624" w:author="Stefan Duprey" w:date="2016-11-11T12:28:00Z"/>
          <w:lang w:eastAsia="zh-CN"/>
        </w:rPr>
      </w:pPr>
      <w:ins w:id="625" w:author="Stefan Duprey" w:date="2016-11-11T12:23:00Z">
        <w:r>
          <w:rPr>
            <w:lang w:eastAsia="zh-CN"/>
          </w:rPr>
          <w:lastRenderedPageBreak/>
          <w:t>It is clear that</w:t>
        </w:r>
        <w:r w:rsidR="00694B05">
          <w:rPr>
            <w:lang w:eastAsia="zh-CN"/>
          </w:rPr>
          <w:t xml:space="preserve"> </w:t>
        </w:r>
      </w:ins>
      <w:ins w:id="626" w:author="Stefan Duprey" w:date="2016-11-11T12:28:00Z">
        <w:r w:rsidR="00694B05">
          <w:rPr>
            <w:lang w:eastAsia="zh-CN"/>
          </w:rPr>
          <w:t xml:space="preserve">both </w:t>
        </w:r>
      </w:ins>
      <w:ins w:id="627" w:author="Stefan Duprey" w:date="2016-11-11T12:23:00Z">
        <w:r w:rsidR="00694B05">
          <w:rPr>
            <w:lang w:eastAsia="zh-CN"/>
          </w:rPr>
          <w:t xml:space="preserve">novelty measures </w:t>
        </w:r>
      </w:ins>
      <w:ins w:id="628" w:author="Stefan Duprey" w:date="2016-11-11T12:28:00Z">
        <w:r w:rsidR="00694B05">
          <w:rPr>
            <w:lang w:eastAsia="zh-CN"/>
          </w:rPr>
          <w:t xml:space="preserve">and event relevance matter </w:t>
        </w:r>
      </w:ins>
      <w:ins w:id="629" w:author="Stefan Duprey" w:date="2016-11-11T12:23:00Z">
        <w:r>
          <w:rPr>
            <w:lang w:eastAsia="zh-CN"/>
          </w:rPr>
          <w:t>in our profile</w:t>
        </w:r>
      </w:ins>
      <w:ins w:id="630" w:author="Stefan Duprey" w:date="2016-11-11T12:24:00Z">
        <w:r w:rsidR="000E37BF">
          <w:rPr>
            <w:lang w:eastAsia="zh-CN"/>
          </w:rPr>
          <w:t xml:space="preserve"> selection</w:t>
        </w:r>
      </w:ins>
      <w:ins w:id="631" w:author="Stefan Duprey" w:date="2016-11-11T12:23:00Z">
        <w:r>
          <w:rPr>
            <w:lang w:eastAsia="zh-CN"/>
          </w:rPr>
          <w:t>.</w:t>
        </w:r>
      </w:ins>
    </w:p>
    <w:p w14:paraId="3AD867AB" w14:textId="77777777" w:rsidR="00694B05" w:rsidRDefault="00694B05" w:rsidP="00534037">
      <w:pPr>
        <w:rPr>
          <w:ins w:id="632" w:author="Stefan Duprey" w:date="2016-11-11T12:26:00Z"/>
          <w:lang w:eastAsia="zh-CN"/>
        </w:rPr>
      </w:pPr>
    </w:p>
    <w:p w14:paraId="284AF774" w14:textId="4EA2913E" w:rsidR="00694B05" w:rsidRDefault="00694B05" w:rsidP="00694B05">
      <w:pPr>
        <w:rPr>
          <w:ins w:id="633" w:author="Stefan Duprey" w:date="2016-11-11T12:33:00Z"/>
          <w:lang w:eastAsia="zh-CN"/>
        </w:rPr>
      </w:pPr>
      <w:ins w:id="634" w:author="Stefan Duprey" w:date="2016-11-11T12:26:00Z">
        <w:r>
          <w:rPr>
            <w:lang w:eastAsia="zh-CN"/>
          </w:rPr>
          <w:t>The lower the event relevance, the less steep is the abnormal return jump and volatility surge</w:t>
        </w:r>
      </w:ins>
      <w:ins w:id="635" w:author="Stefan Duprey" w:date="2016-11-11T12:32:00Z">
        <w:r w:rsidR="002B513B">
          <w:rPr>
            <w:lang w:eastAsia="zh-CN"/>
          </w:rPr>
          <w:t xml:space="preserve"> are</w:t>
        </w:r>
      </w:ins>
      <w:ins w:id="636" w:author="Stefan Duprey" w:date="2016-11-11T12:26:00Z">
        <w:r>
          <w:rPr>
            <w:lang w:eastAsia="zh-CN"/>
          </w:rPr>
          <w:t>.</w:t>
        </w:r>
      </w:ins>
      <w:ins w:id="637" w:author="Stefan Duprey" w:date="2016-11-11T12:32:00Z">
        <w:r w:rsidR="002B513B">
          <w:rPr>
            <w:lang w:eastAsia="zh-CN"/>
          </w:rPr>
          <w:t xml:space="preserve"> </w:t>
        </w:r>
      </w:ins>
    </w:p>
    <w:p w14:paraId="2B9EA8CA" w14:textId="2C164267" w:rsidR="002B513B" w:rsidRDefault="002B513B" w:rsidP="00694B05">
      <w:pPr>
        <w:rPr>
          <w:ins w:id="638" w:author="Stefan Duprey" w:date="2016-11-14T09:28:00Z"/>
          <w:lang w:eastAsia="zh-CN"/>
        </w:rPr>
      </w:pPr>
      <w:ins w:id="639" w:author="Stefan Duprey" w:date="2016-11-11T12:33:00Z">
        <w:r>
          <w:rPr>
            <w:lang w:eastAsia="zh-CN"/>
          </w:rPr>
          <w:t>Nevertheless it is important to notice here that those news still matter for the specific company in the sense that the abnormal return is not a white noise but clearly trends in the direction of the news sentiment.</w:t>
        </w:r>
      </w:ins>
      <w:ins w:id="640" w:author="Stefan Duprey" w:date="2016-11-11T12:34:00Z">
        <w:r>
          <w:rPr>
            <w:lang w:eastAsia="zh-CN"/>
          </w:rPr>
          <w:t xml:space="preserve"> So those profiles are more momentum driven profiles, from which you can</w:t>
        </w:r>
      </w:ins>
      <w:ins w:id="641" w:author="Stefan Duprey" w:date="2016-11-11T12:53:00Z">
        <w:r w:rsidR="00925315">
          <w:rPr>
            <w:lang w:eastAsia="zh-CN"/>
          </w:rPr>
          <w:t xml:space="preserve"> still </w:t>
        </w:r>
      </w:ins>
      <w:ins w:id="642" w:author="Stefan Duprey" w:date="2016-11-11T12:34:00Z">
        <w:r>
          <w:rPr>
            <w:lang w:eastAsia="zh-CN"/>
          </w:rPr>
          <w:t xml:space="preserve">extract </w:t>
        </w:r>
      </w:ins>
      <w:ins w:id="643" w:author="Stefan Duprey" w:date="2016-11-11T12:35:00Z">
        <w:r>
          <w:rPr>
            <w:lang w:eastAsia="zh-CN"/>
          </w:rPr>
          <w:t>value from intraday trading.</w:t>
        </w:r>
      </w:ins>
      <w:ins w:id="644" w:author="Stefan Duprey" w:date="2016-11-14T09:28:00Z">
        <w:r w:rsidR="00F133A1">
          <w:rPr>
            <w:lang w:eastAsia="zh-CN"/>
          </w:rPr>
          <w:t xml:space="preserve"> </w:t>
        </w:r>
      </w:ins>
      <w:ins w:id="645" w:author="Stefan Duprey" w:date="2016-11-14T09:29:00Z">
        <w:r w:rsidR="00F133A1">
          <w:rPr>
            <w:lang w:eastAsia="zh-CN"/>
          </w:rPr>
          <w:t>It emphasizes the importance of Ravenpack Big Data analytics where all observation possess value. Even low relevance</w:t>
        </w:r>
      </w:ins>
      <w:ins w:id="646" w:author="Stefan Duprey" w:date="2016-11-14T09:30:00Z">
        <w:r w:rsidR="00F133A1">
          <w:rPr>
            <w:lang w:eastAsia="zh-CN"/>
          </w:rPr>
          <w:t>/less novel</w:t>
        </w:r>
      </w:ins>
      <w:ins w:id="647" w:author="Stefan Duprey" w:date="2016-11-14T09:29:00Z">
        <w:r w:rsidR="00F133A1">
          <w:rPr>
            <w:lang w:eastAsia="zh-CN"/>
          </w:rPr>
          <w:t xml:space="preserve"> entries still possess value for i</w:t>
        </w:r>
      </w:ins>
      <w:ins w:id="648" w:author="Stefan Duprey" w:date="2016-11-14T09:30:00Z">
        <w:r w:rsidR="00F133A1">
          <w:rPr>
            <w:lang w:eastAsia="zh-CN"/>
          </w:rPr>
          <w:t>ntraday trading. The market profiles account then more as a quantification of the trend following momentum still providing great value for intraday trading.</w:t>
        </w:r>
      </w:ins>
      <w:ins w:id="649" w:author="Stefan Duprey" w:date="2016-11-14T09:29:00Z">
        <w:r w:rsidR="00F133A1">
          <w:rPr>
            <w:lang w:eastAsia="zh-CN"/>
          </w:rPr>
          <w:t xml:space="preserve"> </w:t>
        </w:r>
      </w:ins>
    </w:p>
    <w:p w14:paraId="3065916C" w14:textId="3AD3305E" w:rsidR="00461EC9" w:rsidDel="00491137" w:rsidRDefault="00461EC9" w:rsidP="001D3699">
      <w:pPr>
        <w:rPr>
          <w:del w:id="650" w:author="Stefan Duprey" w:date="2016-11-10T17:14:00Z"/>
          <w:rStyle w:val="SubtitleChar"/>
          <w:b/>
        </w:rPr>
      </w:pPr>
    </w:p>
    <w:p w14:paraId="43889B19" w14:textId="6DE83FD5" w:rsidR="00461EC9" w:rsidDel="00491137" w:rsidRDefault="00461EC9" w:rsidP="001D3699">
      <w:pPr>
        <w:rPr>
          <w:del w:id="651" w:author="Stefan Duprey" w:date="2016-11-10T17:14:00Z"/>
          <w:rStyle w:val="SubtitleChar"/>
          <w:b/>
        </w:rPr>
      </w:pPr>
    </w:p>
    <w:p w14:paraId="05E3BC60" w14:textId="0EC156EA" w:rsidR="00461EC9" w:rsidRPr="00BC710B" w:rsidDel="00491137" w:rsidRDefault="00356D5F" w:rsidP="001D3699">
      <w:pPr>
        <w:rPr>
          <w:del w:id="652" w:author="Stefan Duprey" w:date="2016-11-10T17:14:00Z"/>
          <w:rStyle w:val="SubtitleChar"/>
          <w:b/>
          <w:sz w:val="28"/>
          <w:szCs w:val="28"/>
        </w:rPr>
      </w:pPr>
      <w:del w:id="653" w:author="Stefan Duprey" w:date="2016-11-10T17:14:00Z">
        <w:r w:rsidDel="00491137">
          <w:rPr>
            <w:rStyle w:val="SubtitleChar"/>
            <w:b/>
            <w:noProof/>
            <w:lang w:val="es-ES" w:eastAsia="es-ES"/>
          </w:rPr>
          <w:drawing>
            <wp:anchor distT="0" distB="0" distL="114300" distR="114300" simplePos="0" relativeHeight="251768832" behindDoc="0" locked="0" layoutInCell="1" allowOverlap="1" wp14:anchorId="665DB65A" wp14:editId="001970E4">
              <wp:simplePos x="0" y="0"/>
              <wp:positionH relativeFrom="margin">
                <wp:posOffset>390525</wp:posOffset>
              </wp:positionH>
              <wp:positionV relativeFrom="paragraph">
                <wp:posOffset>443865</wp:posOffset>
              </wp:positionV>
              <wp:extent cx="4876800" cy="2921635"/>
              <wp:effectExtent l="0" t="0" r="0" b="0"/>
              <wp:wrapTopAndBottom/>
              <wp:docPr id="3" name="Picture 3" descr="W:\OutputData\sduprey\NAR-326\PAPER_PICTURES\ALL\REL_FILTER\WEB_NON_PREMIUMpost_ranked_returnCAT_RET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ALL\REL_FILTER\WEB_NON_PREMIUMpost_ranked_returnCAT_RET_REL.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76800" cy="292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10B" w:rsidRPr="00BC710B" w:rsidDel="00491137">
          <w:rPr>
            <w:rStyle w:val="SubtitleChar"/>
            <w:b/>
            <w:sz w:val="28"/>
            <w:szCs w:val="28"/>
          </w:rPr>
          <w:delText>WEB content:</w:delText>
        </w:r>
      </w:del>
    </w:p>
    <w:p w14:paraId="1F044DCD" w14:textId="2A300243" w:rsidR="00BC710B" w:rsidDel="00491137" w:rsidRDefault="00BC710B" w:rsidP="00BC710B">
      <w:pPr>
        <w:pStyle w:val="Subtitle"/>
        <w:ind w:left="0"/>
        <w:rPr>
          <w:del w:id="654" w:author="Stefan Duprey" w:date="2016-11-10T17:14:00Z"/>
          <w:rStyle w:val="SubtitleChar"/>
          <w:b/>
        </w:rPr>
      </w:pPr>
    </w:p>
    <w:p w14:paraId="35CF84B1" w14:textId="59787EAE" w:rsidR="00BC710B" w:rsidRPr="00C34B49" w:rsidDel="00491137" w:rsidRDefault="00BC710B" w:rsidP="00BC710B">
      <w:pPr>
        <w:pStyle w:val="Subtitle"/>
        <w:ind w:left="0"/>
        <w:rPr>
          <w:del w:id="655" w:author="Stefan Duprey" w:date="2016-11-10T17:14:00Z"/>
          <w:iCs w:val="0"/>
        </w:rPr>
      </w:pPr>
      <w:del w:id="656" w:author="Stefan Duprey" w:date="2016-11-10T17:14:00Z">
        <w:r w:rsidDel="00491137">
          <w:rPr>
            <w:rStyle w:val="SubtitleChar"/>
            <w:b/>
          </w:rPr>
          <w:delText>FIGU</w:delText>
        </w:r>
        <w:r w:rsidRPr="00DF36BD" w:rsidDel="00491137">
          <w:rPr>
            <w:rStyle w:val="SubtitleChar"/>
            <w:b/>
          </w:rPr>
          <w:delText xml:space="preserve">RE </w:delText>
        </w:r>
        <w:r w:rsidDel="00491137">
          <w:rPr>
            <w:rStyle w:val="SubtitleChar"/>
            <w:b/>
          </w:rPr>
          <w:delText>20</w:delText>
        </w:r>
        <w:r w:rsidRPr="00DF36BD" w:rsidDel="00491137">
          <w:rPr>
            <w:rStyle w:val="SubtitleChar"/>
            <w:b/>
          </w:rPr>
          <w:delText>:</w:delText>
        </w:r>
        <w:r w:rsidDel="00491137">
          <w:rPr>
            <w:rStyle w:val="SubtitleChar"/>
            <w:b/>
          </w:rPr>
          <w:delText xml:space="preserve"> Event relevance effect on abnormal return for PREMIUM PACK average profile. </w:delText>
        </w:r>
        <w:r w:rsidDel="00491137">
          <w:rPr>
            <w:rStyle w:val="SubtitleChar"/>
          </w:rPr>
          <w:delText>This average profile is computed filtering for similarity gap greater than one day</w:delText>
        </w:r>
      </w:del>
    </w:p>
    <w:p w14:paraId="0CBE6247" w14:textId="7EA0B871" w:rsidR="00461EC9" w:rsidDel="00491137" w:rsidRDefault="00356D5F" w:rsidP="001D3699">
      <w:pPr>
        <w:rPr>
          <w:del w:id="657" w:author="Stefan Duprey" w:date="2016-11-10T17:14:00Z"/>
          <w:rStyle w:val="SubtitleChar"/>
          <w:b/>
        </w:rPr>
      </w:pPr>
      <w:del w:id="658" w:author="Stefan Duprey" w:date="2016-11-10T17:14:00Z">
        <w:r w:rsidDel="00491137">
          <w:rPr>
            <w:rStyle w:val="SubtitleChar"/>
            <w:b/>
            <w:noProof/>
            <w:lang w:val="es-ES" w:eastAsia="es-ES"/>
          </w:rPr>
          <w:drawing>
            <wp:anchor distT="0" distB="0" distL="114300" distR="114300" simplePos="0" relativeHeight="251769856" behindDoc="0" locked="0" layoutInCell="1" allowOverlap="1" wp14:anchorId="0530C21A" wp14:editId="6B0C9CB0">
              <wp:simplePos x="0" y="0"/>
              <wp:positionH relativeFrom="margin">
                <wp:posOffset>323850</wp:posOffset>
              </wp:positionH>
              <wp:positionV relativeFrom="paragraph">
                <wp:posOffset>240030</wp:posOffset>
              </wp:positionV>
              <wp:extent cx="5048250" cy="3025140"/>
              <wp:effectExtent l="0" t="0" r="0" b="3810"/>
              <wp:wrapTopAndBottom/>
              <wp:docPr id="13" name="Picture 13" descr="W:\OutputData\sduprey\NAR-326\PAPER_PICTURES\ALL\REL_FILTER\WEB_NON_PREMIUMvolatility_correctionGROUP_VOL_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REL_FILTER\WEB_NON_PREMIUMvolatility_correctionGROUP_VOL_RE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48250"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14:paraId="6C9AC12B" w14:textId="0042B40E" w:rsidR="00356D5F" w:rsidRPr="00C34B49" w:rsidDel="00491137" w:rsidRDefault="00356D5F" w:rsidP="00356D5F">
      <w:pPr>
        <w:pStyle w:val="Subtitle"/>
        <w:ind w:left="0"/>
        <w:rPr>
          <w:del w:id="659" w:author="Stefan Duprey" w:date="2016-11-10T17:14:00Z"/>
          <w:iCs w:val="0"/>
        </w:rPr>
      </w:pPr>
      <w:del w:id="660" w:author="Stefan Duprey" w:date="2016-11-10T17:14:00Z">
        <w:r w:rsidDel="00491137">
          <w:rPr>
            <w:rStyle w:val="SubtitleChar"/>
            <w:b/>
          </w:rPr>
          <w:delText>FIGU</w:delText>
        </w:r>
        <w:r w:rsidRPr="00DF36BD" w:rsidDel="00491137">
          <w:rPr>
            <w:rStyle w:val="SubtitleChar"/>
            <w:b/>
          </w:rPr>
          <w:delText xml:space="preserve">RE </w:delText>
        </w:r>
        <w:r w:rsidDel="00491137">
          <w:rPr>
            <w:rStyle w:val="SubtitleChar"/>
            <w:b/>
          </w:rPr>
          <w:delText>21</w:delText>
        </w:r>
        <w:r w:rsidRPr="00DF36BD" w:rsidDel="00491137">
          <w:rPr>
            <w:rStyle w:val="SubtitleChar"/>
            <w:b/>
          </w:rPr>
          <w:delText>:</w:delText>
        </w:r>
        <w:r w:rsidDel="00491137">
          <w:rPr>
            <w:rStyle w:val="SubtitleChar"/>
            <w:b/>
          </w:rPr>
          <w:delText xml:space="preserve"> Event relevance effect on abnormal return for PREMIUM PACK average profile. </w:delText>
        </w:r>
        <w:r w:rsidDel="00491137">
          <w:rPr>
            <w:rStyle w:val="SubtitleChar"/>
          </w:rPr>
          <w:delText>This average profile is computed filtering for similarity gap greater than one day</w:delText>
        </w:r>
      </w:del>
    </w:p>
    <w:p w14:paraId="7ECD087E" w14:textId="1A021C69" w:rsidR="00461EC9" w:rsidDel="00491137" w:rsidRDefault="00461EC9" w:rsidP="001D3699">
      <w:pPr>
        <w:rPr>
          <w:del w:id="661" w:author="Stefan Duprey" w:date="2016-11-10T17:14:00Z"/>
          <w:rStyle w:val="SubtitleChar"/>
          <w:b/>
        </w:rPr>
      </w:pPr>
    </w:p>
    <w:p w14:paraId="6F705AE4" w14:textId="5E0898C6" w:rsidR="008E38A5" w:rsidDel="00491137" w:rsidRDefault="008E38A5" w:rsidP="001D3699">
      <w:pPr>
        <w:rPr>
          <w:del w:id="662" w:author="Stefan Duprey" w:date="2016-11-10T17:14:00Z"/>
          <w:rStyle w:val="SubtitleChar"/>
          <w:b/>
        </w:rPr>
      </w:pPr>
    </w:p>
    <w:p w14:paraId="445BD0BE" w14:textId="0AD9C7B8" w:rsidR="008E38A5" w:rsidDel="00491137" w:rsidRDefault="008E38A5" w:rsidP="001D3699">
      <w:pPr>
        <w:rPr>
          <w:del w:id="663" w:author="Stefan Duprey" w:date="2016-11-10T17:14:00Z"/>
          <w:rStyle w:val="SubtitleChar"/>
          <w:b/>
        </w:rPr>
      </w:pPr>
    </w:p>
    <w:p w14:paraId="1163E2DE" w14:textId="5A5406C5" w:rsidR="008E38A5" w:rsidRDefault="008E38A5" w:rsidP="001D3699">
      <w:pPr>
        <w:rPr>
          <w:rStyle w:val="SubtitleChar"/>
          <w:b/>
        </w:rPr>
      </w:pPr>
    </w:p>
    <w:p w14:paraId="6780FE58" w14:textId="2A250933" w:rsidR="009770A0" w:rsidRDefault="00356D5F">
      <w:pPr>
        <w:pStyle w:val="Heading1"/>
      </w:pPr>
      <w:r>
        <w:t>4.4 Ranking groups and category</w:t>
      </w:r>
    </w:p>
    <w:p w14:paraId="6DB0F7AF" w14:textId="646F66BB" w:rsidR="004B7616" w:rsidRDefault="004B7616" w:rsidP="00426F48">
      <w:pPr>
        <w:rPr>
          <w:ins w:id="664" w:author="Stefan Duprey" w:date="2016-11-14T09:34:00Z"/>
          <w:lang w:eastAsia="zh-CN"/>
        </w:rPr>
      </w:pPr>
      <w:ins w:id="665" w:author="Stefan Duprey" w:date="2016-11-14T09:34:00Z">
        <w:r>
          <w:rPr>
            <w:lang w:eastAsia="zh-CN"/>
          </w:rPr>
          <w:t>The last step of our investigation is to dig always deeper in Ravenpack taxonomy and investigate now all categories</w:t>
        </w:r>
        <w:r>
          <w:rPr>
            <w:lang w:eastAsia="zh-CN"/>
          </w:rPr>
          <w:t xml:space="preserve"> in a comparative table.</w:t>
        </w:r>
      </w:ins>
    </w:p>
    <w:p w14:paraId="1CC83C24" w14:textId="50B4A3E1" w:rsidR="00F133A1" w:rsidRDefault="00F133A1" w:rsidP="00426F48">
      <w:pPr>
        <w:rPr>
          <w:ins w:id="666" w:author="Stefan Duprey" w:date="2016-11-14T09:33:00Z"/>
          <w:lang w:eastAsia="zh-CN"/>
        </w:rPr>
      </w:pPr>
      <w:ins w:id="667" w:author="Stefan Duprey" w:date="2016-11-14T09:27:00Z">
        <w:r>
          <w:rPr>
            <w:lang w:eastAsia="zh-CN"/>
          </w:rPr>
          <w:t xml:space="preserve">Now that we have established how Ravenpack big data analytics filtering mattered, we will present with a comprehensive ranking for all groups and entities according to the FREQUENCY metric and the </w:t>
        </w:r>
      </w:ins>
      <w:ins w:id="668" w:author="Stefan Duprey" w:date="2016-11-14T09:31:00Z">
        <w:r>
          <w:rPr>
            <w:lang w:eastAsia="zh-CN"/>
          </w:rPr>
          <w:t>VOLATILITY</w:t>
        </w:r>
      </w:ins>
      <w:ins w:id="669" w:author="Stefan Duprey" w:date="2016-11-14T09:27:00Z">
        <w:r>
          <w:rPr>
            <w:lang w:eastAsia="zh-CN"/>
          </w:rPr>
          <w:t xml:space="preserve"> one.</w:t>
        </w:r>
      </w:ins>
      <w:ins w:id="670" w:author="Stefan Duprey" w:date="2016-11-14T09:32:00Z">
        <w:r>
          <w:rPr>
            <w:lang w:eastAsia="zh-CN"/>
          </w:rPr>
          <w:t xml:space="preserve"> We restrict ourselves to those two metrics and the first 30, but more comprehensive results will be displayed in the appendix.</w:t>
        </w:r>
      </w:ins>
    </w:p>
    <w:p w14:paraId="6D33CCA5" w14:textId="77777777" w:rsidR="004B7616" w:rsidRDefault="004B7616" w:rsidP="00426F48">
      <w:pPr>
        <w:rPr>
          <w:ins w:id="671" w:author="Stefan Duprey" w:date="2016-11-14T09:27:00Z"/>
          <w:lang w:eastAsia="zh-CN"/>
        </w:rPr>
      </w:pPr>
    </w:p>
    <w:p w14:paraId="3C51F492" w14:textId="35969A7A" w:rsidR="00426F48" w:rsidDel="004B7616" w:rsidRDefault="00426F48" w:rsidP="00426F48">
      <w:pPr>
        <w:rPr>
          <w:del w:id="672" w:author="Stefan Duprey" w:date="2016-11-14T09:33:00Z"/>
          <w:lang w:eastAsia="zh-CN"/>
        </w:rPr>
      </w:pPr>
      <w:del w:id="673" w:author="Stefan Duprey" w:date="2016-11-14T09:33:00Z">
        <w:r w:rsidDel="004B7616">
          <w:rPr>
            <w:lang w:eastAsia="zh-CN"/>
          </w:rPr>
          <w:delText xml:space="preserve">The last step of our investigation is to </w:delText>
        </w:r>
      </w:del>
      <w:del w:id="674" w:author="Stefan Duprey" w:date="2016-11-14T09:26:00Z">
        <w:r w:rsidDel="00F133A1">
          <w:rPr>
            <w:lang w:eastAsia="zh-CN"/>
          </w:rPr>
          <w:delText>drop any averaging among categories</w:delText>
        </w:r>
      </w:del>
      <w:del w:id="675" w:author="Stefan Duprey" w:date="2016-11-14T09:33:00Z">
        <w:r w:rsidDel="004B7616">
          <w:rPr>
            <w:lang w:eastAsia="zh-CN"/>
          </w:rPr>
          <w:delText>.</w:delText>
        </w:r>
      </w:del>
    </w:p>
    <w:p w14:paraId="0F19C92F" w14:textId="77777777" w:rsidR="00426F48" w:rsidRDefault="00426F48" w:rsidP="00426F48">
      <w:pPr>
        <w:rPr>
          <w:lang w:eastAsia="zh-CN"/>
        </w:rPr>
      </w:pPr>
    </w:p>
    <w:p w14:paraId="37FDBCB2" w14:textId="77777777" w:rsidR="004B7616" w:rsidRDefault="004B7616" w:rsidP="00426F48">
      <w:pPr>
        <w:rPr>
          <w:ins w:id="676" w:author="Stefan Duprey" w:date="2016-11-14T09:35:00Z"/>
          <w:lang w:eastAsia="zh-CN"/>
        </w:rPr>
      </w:pPr>
      <w:ins w:id="677" w:author="Stefan Duprey" w:date="2016-11-14T09:34:00Z">
        <w:r>
          <w:rPr>
            <w:lang w:eastAsia="zh-CN"/>
          </w:rPr>
          <w:t>Note here the presence of our PREMIUM pack sources which provide their value and expertise for analyst ratings and merger and acquisitions.</w:t>
        </w:r>
      </w:ins>
    </w:p>
    <w:p w14:paraId="2F204B40" w14:textId="00A76AD3" w:rsidR="00426F48" w:rsidDel="004B7616" w:rsidRDefault="004B7616" w:rsidP="00426F48">
      <w:pPr>
        <w:rPr>
          <w:del w:id="678" w:author="Stefan Duprey" w:date="2016-11-14T09:33:00Z"/>
          <w:lang w:eastAsia="zh-CN"/>
        </w:rPr>
      </w:pPr>
      <w:ins w:id="679" w:author="Stefan Duprey" w:date="2016-11-14T09:35:00Z">
        <w:r>
          <w:rPr>
            <w:lang w:eastAsia="zh-CN"/>
          </w:rPr>
          <w:t xml:space="preserve">Notice also the presence of our web content for more soft economic </w:t>
        </w:r>
      </w:ins>
      <w:ins w:id="680" w:author="Stefan Duprey" w:date="2016-11-14T09:36:00Z">
        <w:r>
          <w:rPr>
            <w:lang w:eastAsia="zh-CN"/>
          </w:rPr>
          <w:t>categories which demonstrate the value of the web content for those topics.</w:t>
        </w:r>
      </w:ins>
      <w:del w:id="681" w:author="Stefan Duprey" w:date="2016-11-14T09:33:00Z">
        <w:r w:rsidR="00426F48" w:rsidDel="004B7616">
          <w:rPr>
            <w:lang w:eastAsia="zh-CN"/>
          </w:rPr>
          <w:delText>We here simply give the first 20 best groups and categories ranked for our three different metrics.</w:delText>
        </w:r>
      </w:del>
    </w:p>
    <w:p w14:paraId="6B47C8DE" w14:textId="77777777" w:rsidR="00426F48" w:rsidRDefault="00426F48" w:rsidP="00426F48">
      <w:pPr>
        <w:rPr>
          <w:lang w:eastAsia="zh-CN"/>
        </w:rPr>
      </w:pPr>
    </w:p>
    <w:p w14:paraId="6A3BB06F" w14:textId="109118CD" w:rsidR="00266B2D" w:rsidDel="004B7616" w:rsidRDefault="00266B2D" w:rsidP="00426F48">
      <w:pPr>
        <w:rPr>
          <w:del w:id="682" w:author="Stefan Duprey" w:date="2016-11-14T09:33:00Z"/>
          <w:lang w:eastAsia="zh-CN"/>
        </w:rPr>
      </w:pPr>
      <w:del w:id="683" w:author="Stefan Duprey" w:date="2016-11-14T09:33:00Z">
        <w:r w:rsidDel="004B7616">
          <w:rPr>
            <w:lang w:eastAsia="zh-CN"/>
          </w:rPr>
          <w:lastRenderedPageBreak/>
          <w:delText xml:space="preserve">To avoid overloading our report, we choose not to display all those groups and categories, </w:delText>
        </w:r>
      </w:del>
    </w:p>
    <w:p w14:paraId="6C46DFA4" w14:textId="76326AD5" w:rsidR="00426F48" w:rsidRPr="00426F48" w:rsidDel="004B7616" w:rsidRDefault="00266B2D" w:rsidP="00426F48">
      <w:pPr>
        <w:rPr>
          <w:del w:id="684" w:author="Stefan Duprey" w:date="2016-11-14T09:33:00Z"/>
          <w:lang w:eastAsia="zh-CN"/>
        </w:rPr>
      </w:pPr>
      <w:del w:id="685" w:author="Stefan Duprey" w:date="2016-11-14T09:33:00Z">
        <w:r w:rsidDel="004B7616">
          <w:rPr>
            <w:lang w:eastAsia="zh-CN"/>
          </w:rPr>
          <w:delText>Only t</w:delText>
        </w:r>
        <w:r w:rsidR="00426F48" w:rsidDel="004B7616">
          <w:rPr>
            <w:lang w:eastAsia="zh-CN"/>
          </w:rPr>
          <w:delText>h</w:delText>
        </w:r>
        <w:r w:rsidDel="004B7616">
          <w:rPr>
            <w:lang w:eastAsia="zh-CN"/>
          </w:rPr>
          <w:delText>e</w:delText>
        </w:r>
        <w:r w:rsidR="00426F48" w:rsidDel="004B7616">
          <w:rPr>
            <w:lang w:eastAsia="zh-CN"/>
          </w:rPr>
          <w:delText xml:space="preserve"> first</w:delText>
        </w:r>
        <w:r w:rsidDel="004B7616">
          <w:rPr>
            <w:lang w:eastAsia="zh-CN"/>
          </w:rPr>
          <w:delText xml:space="preserve"> two</w:delText>
        </w:r>
        <w:r w:rsidR="00426F48" w:rsidDel="004B7616">
          <w:rPr>
            <w:lang w:eastAsia="zh-CN"/>
          </w:rPr>
          <w:delText xml:space="preserve"> ranking categories of the 3 first groups will be </w:delText>
        </w:r>
        <w:r w:rsidDel="004B7616">
          <w:rPr>
            <w:lang w:eastAsia="zh-CN"/>
          </w:rPr>
          <w:delText>displayed</w:delText>
        </w:r>
        <w:r w:rsidR="00426F48" w:rsidDel="004B7616">
          <w:rPr>
            <w:lang w:eastAsia="zh-CN"/>
          </w:rPr>
          <w:delText xml:space="preserve"> in the appendix.</w:delText>
        </w:r>
      </w:del>
    </w:p>
    <w:p w14:paraId="471BE96A" w14:textId="43071CF5" w:rsidR="008E38A5" w:rsidRDefault="0034706C">
      <w:pPr>
        <w:pStyle w:val="Heading1"/>
        <w:rPr>
          <w:ins w:id="686" w:author="Stefan Duprey" w:date="2016-11-11T12:55:00Z"/>
        </w:rPr>
      </w:pPr>
      <w:ins w:id="687" w:author="Stefan Duprey" w:date="2016-11-11T12:54:00Z">
        <w:r>
          <w:rPr>
            <w:noProof/>
            <w:lang w:val="es-ES" w:eastAsia="es-ES"/>
          </w:rPr>
          <w:drawing>
            <wp:anchor distT="0" distB="0" distL="114300" distR="114300" simplePos="0" relativeHeight="251859968" behindDoc="0" locked="0" layoutInCell="1" allowOverlap="1" wp14:anchorId="200C683B" wp14:editId="1CB72BD1">
              <wp:simplePos x="0" y="0"/>
              <wp:positionH relativeFrom="page">
                <wp:align>right</wp:align>
              </wp:positionH>
              <wp:positionV relativeFrom="paragraph">
                <wp:posOffset>421005</wp:posOffset>
              </wp:positionV>
              <wp:extent cx="7716520" cy="7633970"/>
              <wp:effectExtent l="0" t="0" r="0" b="5080"/>
              <wp:wrapTopAndBottom/>
              <wp:docPr id="326" name="Picture 326" descr="W:\OutputData\sduprey\NAR-326\PAPER_PICTURES\TABLES\ALLcard_post_ranked_returnclean_bigdata_best_group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utputData\sduprey\NAR-326\PAPER_PICTURES\TABLES\ALLcard_post_ranked_returnclean_bigdata_best_groups_htm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716520" cy="7633970"/>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688" w:author="Stefan Duprey" w:date="2016-11-11T12:55:00Z">
        <w:r w:rsidR="00A90D05" w:rsidDel="0034706C">
          <w:rPr>
            <w:noProof/>
            <w:lang w:val="es-ES" w:eastAsia="es-ES"/>
          </w:rPr>
          <w:drawing>
            <wp:anchor distT="0" distB="0" distL="114300" distR="114300" simplePos="0" relativeHeight="251772928" behindDoc="0" locked="0" layoutInCell="1" allowOverlap="1" wp14:anchorId="11D85D9B" wp14:editId="1510371C">
              <wp:simplePos x="0" y="0"/>
              <wp:positionH relativeFrom="margin">
                <wp:posOffset>771525</wp:posOffset>
              </wp:positionH>
              <wp:positionV relativeFrom="paragraph">
                <wp:posOffset>309245</wp:posOffset>
              </wp:positionV>
              <wp:extent cx="4775200" cy="3581400"/>
              <wp:effectExtent l="0" t="0" r="6350" b="0"/>
              <wp:wrapTopAndBottom/>
              <wp:docPr id="59" name="Picture 59" descr="W:\OutputData\sduprey\NAR-326\PAPER_PICTURES\ALL\TABLES\ALLcard_post_ranked_returnclean_bigdata_best_group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utputData\sduprey\NAR-326\PAPER_PICTURES\ALL\TABLES\ALLcard_post_ranked_returnclean_bigdata_best_groups_htm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CE1C19">
        <w:t xml:space="preserve">4.4.1 </w:t>
      </w:r>
      <w:del w:id="689" w:author="Stefan Duprey" w:date="2016-11-11T13:04:00Z">
        <w:r w:rsidR="00CE1C19" w:rsidDel="004F4AC7">
          <w:delText xml:space="preserve">Group </w:delText>
        </w:r>
      </w:del>
      <w:del w:id="690" w:author="Stefan Duprey" w:date="2016-11-11T12:54:00Z">
        <w:r w:rsidR="00CE1C19" w:rsidDel="0034706C">
          <w:delText>frequency</w:delText>
        </w:r>
      </w:del>
      <w:ins w:id="691" w:author="Stefan Duprey" w:date="2016-11-11T13:04:00Z">
        <w:r w:rsidR="004F4AC7">
          <w:t xml:space="preserve">Group ranking: </w:t>
        </w:r>
      </w:ins>
      <w:ins w:id="692" w:author="Stefan Duprey" w:date="2016-11-11T12:54:00Z">
        <w:r>
          <w:t xml:space="preserve"> FREQUENCY RETURN</w:t>
        </w:r>
      </w:ins>
    </w:p>
    <w:p w14:paraId="1BAE50AC" w14:textId="11A48425" w:rsidR="0034706C" w:rsidRDefault="0034706C">
      <w:pPr>
        <w:rPr>
          <w:ins w:id="693" w:author="Stefan Duprey" w:date="2016-11-11T12:55:00Z"/>
        </w:rPr>
        <w:pPrChange w:id="694" w:author="Stefan Duprey" w:date="2016-11-11T12:55:00Z">
          <w:pPr>
            <w:pStyle w:val="Heading1"/>
          </w:pPr>
        </w:pPrChange>
      </w:pPr>
    </w:p>
    <w:p w14:paraId="09599A4C" w14:textId="623DFC76" w:rsidR="0034706C" w:rsidRDefault="0034706C">
      <w:pPr>
        <w:rPr>
          <w:ins w:id="695" w:author="Stefan Duprey" w:date="2016-11-11T12:55:00Z"/>
        </w:rPr>
        <w:pPrChange w:id="696" w:author="Stefan Duprey" w:date="2016-11-11T12:55:00Z">
          <w:pPr>
            <w:pStyle w:val="Heading1"/>
          </w:pPr>
        </w:pPrChange>
      </w:pPr>
    </w:p>
    <w:p w14:paraId="4D8117D8" w14:textId="6FB12375" w:rsidR="0034706C" w:rsidRPr="0034706C" w:rsidDel="0034706C" w:rsidRDefault="0034706C">
      <w:pPr>
        <w:rPr>
          <w:del w:id="697" w:author="Stefan Duprey" w:date="2016-11-11T12:56:00Z"/>
          <w:lang w:eastAsia="zh-CN"/>
          <w:rPrChange w:id="698" w:author="Stefan Duprey" w:date="2016-11-11T12:55:00Z">
            <w:rPr>
              <w:del w:id="699" w:author="Stefan Duprey" w:date="2016-11-11T12:56:00Z"/>
              <w:rStyle w:val="SubtitleChar"/>
              <w:rFonts w:eastAsia="Times New Roman" w:cs="Arial"/>
              <w:b w:val="0"/>
              <w:bCs w:val="0"/>
              <w:iCs w:val="0"/>
              <w:spacing w:val="0"/>
              <w:kern w:val="0"/>
              <w:sz w:val="26"/>
              <w:szCs w:val="26"/>
              <w:lang w:eastAsia="en-US"/>
            </w:rPr>
          </w:rPrChange>
        </w:rPr>
        <w:pPrChange w:id="700" w:author="Stefan Duprey" w:date="2016-11-11T12:55:00Z">
          <w:pPr>
            <w:pStyle w:val="Heading1"/>
          </w:pPr>
        </w:pPrChange>
      </w:pPr>
      <w:ins w:id="701" w:author="Stefan Duprey" w:date="2016-11-11T12:56:00Z">
        <w:r>
          <w:rPr>
            <w:noProof/>
            <w:lang w:val="es-ES" w:eastAsia="es-ES"/>
          </w:rPr>
          <w:lastRenderedPageBreak/>
          <w:drawing>
            <wp:anchor distT="0" distB="0" distL="114300" distR="114300" simplePos="0" relativeHeight="251860992" behindDoc="0" locked="0" layoutInCell="1" allowOverlap="1" wp14:anchorId="2E220260" wp14:editId="224107A6">
              <wp:simplePos x="0" y="0"/>
              <wp:positionH relativeFrom="margin">
                <wp:align>center</wp:align>
              </wp:positionH>
              <wp:positionV relativeFrom="paragraph">
                <wp:posOffset>420827</wp:posOffset>
              </wp:positionV>
              <wp:extent cx="7640955" cy="7559675"/>
              <wp:effectExtent l="0" t="0" r="0" b="3175"/>
              <wp:wrapTopAndBottom/>
              <wp:docPr id="327" name="Picture 327" descr="W:\OutputData\sduprey\NAR-326\PAPER_PICTURES\TABLES\ALLcard_post_ranked_retur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utputData\sduprey\NAR-326\PAPER_PICTURES\TABLES\ALLcard_post_ranked_returnclean_bigdata_best_categories_html.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640955" cy="7559675"/>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179D2728" w14:textId="1514FFB0" w:rsidR="00461EC9" w:rsidRPr="00A90D05" w:rsidRDefault="0034706C">
      <w:pPr>
        <w:pStyle w:val="Heading1"/>
        <w:rPr>
          <w:rStyle w:val="SubtitleChar"/>
          <w:rFonts w:eastAsia="Times New Roman" w:cs="Arial"/>
          <w:iCs w:val="0"/>
          <w:spacing w:val="0"/>
          <w:sz w:val="26"/>
          <w:szCs w:val="26"/>
        </w:rPr>
      </w:pPr>
      <w:del w:id="702" w:author="Stefan Duprey" w:date="2016-11-11T12:56:00Z">
        <w:r w:rsidDel="0034706C">
          <w:rPr>
            <w:rStyle w:val="SubtitleChar"/>
            <w:noProof/>
            <w:kern w:val="0"/>
            <w:lang w:val="es-ES" w:eastAsia="es-ES"/>
          </w:rPr>
          <w:drawing>
            <wp:anchor distT="0" distB="0" distL="114300" distR="114300" simplePos="0" relativeHeight="251773952" behindDoc="0" locked="0" layoutInCell="1" allowOverlap="1" wp14:anchorId="3297BCB2" wp14:editId="5EE64F66">
              <wp:simplePos x="0" y="0"/>
              <wp:positionH relativeFrom="margin">
                <wp:posOffset>388133</wp:posOffset>
              </wp:positionH>
              <wp:positionV relativeFrom="paragraph">
                <wp:posOffset>591</wp:posOffset>
              </wp:positionV>
              <wp:extent cx="4638675" cy="3478858"/>
              <wp:effectExtent l="0" t="0" r="0" b="7620"/>
              <wp:wrapTopAndBottom/>
              <wp:docPr id="61" name="Picture 61" descr="W:\OutputData\sduprey\NAR-326\PAPER_PICTURES\ALL\TABLES\ALLcard_post_ranked_retur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utputData\sduprey\NAR-326\PAPER_PICTURES\ALL\TABLES\ALLcard_post_ranked_returnclean_bigdata_best_categories_html.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38675" cy="3478858"/>
                      </a:xfrm>
                      <a:prstGeom prst="rect">
                        <a:avLst/>
                      </a:prstGeom>
                      <a:noFill/>
                      <a:ln>
                        <a:noFill/>
                      </a:ln>
                    </pic:spPr>
                  </pic:pic>
                </a:graphicData>
              </a:graphic>
              <wp14:sizeRelH relativeFrom="margin">
                <wp14:pctWidth>0</wp14:pctWidth>
              </wp14:sizeRelH>
              <wp14:sizeRelV relativeFrom="margin">
                <wp14:pctHeight>0</wp14:pctHeight>
              </wp14:sizeRelV>
            </wp:anchor>
          </w:drawing>
        </w:r>
      </w:del>
      <w:r w:rsidR="00CE1C19">
        <w:t>4.4.2 Category</w:t>
      </w:r>
      <w:r w:rsidR="00A90D05">
        <w:t xml:space="preserve"> </w:t>
      </w:r>
      <w:ins w:id="703" w:author="Stefan Duprey" w:date="2016-11-11T13:04:00Z">
        <w:r w:rsidR="004F4AC7">
          <w:t xml:space="preserve">ranking: </w:t>
        </w:r>
      </w:ins>
      <w:del w:id="704" w:author="Stefan Duprey" w:date="2016-11-11T12:57:00Z">
        <w:r w:rsidR="00A90D05" w:rsidDel="0034706C">
          <w:delText>f</w:delText>
        </w:r>
        <w:r w:rsidR="00CE1C19" w:rsidDel="0034706C">
          <w:delText>requency</w:delText>
        </w:r>
      </w:del>
      <w:ins w:id="705" w:author="Stefan Duprey" w:date="2016-11-11T12:57:00Z">
        <w:r>
          <w:t>FREQUENCY RETURN</w:t>
        </w:r>
      </w:ins>
    </w:p>
    <w:p w14:paraId="3AD59C16" w14:textId="5E654FBE" w:rsidR="00A90D05" w:rsidRDefault="00A90D05">
      <w:pPr>
        <w:pStyle w:val="Heading1"/>
        <w:rPr>
          <w:ins w:id="706" w:author="Stefan Duprey" w:date="2016-11-11T12:56:00Z"/>
        </w:rPr>
      </w:pPr>
    </w:p>
    <w:p w14:paraId="376959F5" w14:textId="6AF0A6EB" w:rsidR="0034706C" w:rsidRPr="0034706C" w:rsidDel="00302762" w:rsidRDefault="00302762">
      <w:pPr>
        <w:rPr>
          <w:del w:id="707" w:author="Stefan Duprey" w:date="2016-11-11T13:01:00Z"/>
          <w:rPrChange w:id="708" w:author="Stefan Duprey" w:date="2016-11-11T12:56:00Z">
            <w:rPr>
              <w:del w:id="709" w:author="Stefan Duprey" w:date="2016-11-11T13:01:00Z"/>
            </w:rPr>
          </w:rPrChange>
        </w:rPr>
        <w:pPrChange w:id="710" w:author="Stefan Duprey" w:date="2016-11-11T12:56:00Z">
          <w:pPr>
            <w:pStyle w:val="Heading1"/>
          </w:pPr>
        </w:pPrChange>
      </w:pPr>
      <w:ins w:id="711" w:author="Stefan Duprey" w:date="2016-11-11T13:01:00Z">
        <w:r>
          <w:rPr>
            <w:noProof/>
            <w:lang w:val="es-ES" w:eastAsia="es-ES"/>
          </w:rPr>
          <w:lastRenderedPageBreak/>
          <w:drawing>
            <wp:anchor distT="0" distB="0" distL="114300" distR="114300" simplePos="0" relativeHeight="251862016" behindDoc="0" locked="0" layoutInCell="1" allowOverlap="1" wp14:anchorId="1E83F5C4" wp14:editId="4B566632">
              <wp:simplePos x="0" y="0"/>
              <wp:positionH relativeFrom="margin">
                <wp:align>center</wp:align>
              </wp:positionH>
              <wp:positionV relativeFrom="paragraph">
                <wp:posOffset>477934</wp:posOffset>
              </wp:positionV>
              <wp:extent cx="7697470" cy="8097520"/>
              <wp:effectExtent l="0" t="0" r="0" b="0"/>
              <wp:wrapTopAndBottom/>
              <wp:docPr id="328" name="Picture 328" descr="W:\OutputData\sduprey\NAR-326\PAPER_PICTURES\TABLES\ALLvolatility_correctionbigdata_best_group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utputData\sduprey\NAR-326\PAPER_PICTURES\TABLES\ALLvolatility_correctionbigdata_best_groups_html.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97470" cy="809752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4196D31B" w14:textId="024C53B2" w:rsidR="00A90D05" w:rsidDel="00302762" w:rsidRDefault="00A90D05">
      <w:pPr>
        <w:pStyle w:val="Heading1"/>
        <w:rPr>
          <w:del w:id="712" w:author="Stefan Duprey" w:date="2016-11-11T13:00:00Z"/>
        </w:rPr>
      </w:pPr>
      <w:del w:id="713" w:author="Stefan Duprey" w:date="2016-11-11T13:00:00Z">
        <w:r w:rsidDel="00302762">
          <w:rPr>
            <w:noProof/>
            <w:lang w:val="es-ES" w:eastAsia="es-ES"/>
          </w:rPr>
          <w:drawing>
            <wp:anchor distT="0" distB="0" distL="114300" distR="114300" simplePos="0" relativeHeight="251774976" behindDoc="0" locked="0" layoutInCell="1" allowOverlap="1" wp14:anchorId="1A72182D" wp14:editId="3F4983A6">
              <wp:simplePos x="0" y="0"/>
              <wp:positionH relativeFrom="margin">
                <wp:posOffset>468940</wp:posOffset>
              </wp:positionH>
              <wp:positionV relativeFrom="paragraph">
                <wp:posOffset>281778</wp:posOffset>
              </wp:positionV>
              <wp:extent cx="4714875" cy="3535680"/>
              <wp:effectExtent l="0" t="0" r="9525" b="7620"/>
              <wp:wrapTopAndBottom/>
              <wp:docPr id="256" name="Picture 256" descr="W:\OutputData\sduprey\NAR-326\PAPER_PICTURES\ALL\TABLES\ALLpost_ranked_returnclean_bigdata_best_group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utputData\sduprey\NAR-326\PAPER_PICTURES\ALL\TABLES\ALLpost_ranked_returnclean_bigdata_best_groups_html.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4875"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302762">
          <w:delText>4.4.3 Group return</w:delText>
        </w:r>
      </w:del>
    </w:p>
    <w:p w14:paraId="7D6E01A3" w14:textId="01B47E43" w:rsidR="00CE1C19" w:rsidRPr="00A90D05" w:rsidDel="00302762" w:rsidRDefault="00A90D05">
      <w:pPr>
        <w:pStyle w:val="Heading1"/>
        <w:rPr>
          <w:del w:id="714" w:author="Stefan Duprey" w:date="2016-11-11T13:00:00Z"/>
          <w:rStyle w:val="SubtitleChar"/>
          <w:rFonts w:eastAsia="Times New Roman" w:cs="Arial"/>
          <w:iCs w:val="0"/>
          <w:spacing w:val="0"/>
          <w:sz w:val="26"/>
          <w:szCs w:val="26"/>
        </w:rPr>
      </w:pPr>
      <w:del w:id="715" w:author="Stefan Duprey" w:date="2016-11-11T13:00:00Z">
        <w:r w:rsidDel="00302762">
          <w:rPr>
            <w:noProof/>
            <w:lang w:val="es-ES" w:eastAsia="es-ES"/>
          </w:rPr>
          <w:drawing>
            <wp:anchor distT="0" distB="0" distL="114300" distR="114300" simplePos="0" relativeHeight="251778048" behindDoc="0" locked="0" layoutInCell="1" allowOverlap="1" wp14:anchorId="4349BC07" wp14:editId="2C0FFB32">
              <wp:simplePos x="0" y="0"/>
              <wp:positionH relativeFrom="margin">
                <wp:posOffset>314960</wp:posOffset>
              </wp:positionH>
              <wp:positionV relativeFrom="paragraph">
                <wp:posOffset>3835873</wp:posOffset>
              </wp:positionV>
              <wp:extent cx="4749800" cy="3562350"/>
              <wp:effectExtent l="0" t="0" r="0" b="0"/>
              <wp:wrapTopAndBottom/>
              <wp:docPr id="261" name="Picture 261" descr="W:\OutputData\sduprey\NAR-326\PAPER_PICTURES\ALL\TABLES\ALLpost_ranked_retur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utputData\sduprey\NAR-326\PAPER_PICTURES\ALL\TABLES\ALLpost_ranked_returnclean_bigdata_best_categories_html.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980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302762">
          <w:delText>4.4.4 Category return</w:delText>
        </w:r>
      </w:del>
    </w:p>
    <w:p w14:paraId="0041C22E" w14:textId="29245F8A" w:rsidR="00CE1C19" w:rsidDel="00302762" w:rsidRDefault="00CE1C19" w:rsidP="001D3699">
      <w:pPr>
        <w:rPr>
          <w:del w:id="716" w:author="Stefan Duprey" w:date="2016-11-11T13:01:00Z"/>
          <w:rStyle w:val="SubtitleChar"/>
          <w:b/>
        </w:rPr>
      </w:pPr>
    </w:p>
    <w:p w14:paraId="75C30AD7" w14:textId="48B58E01" w:rsidR="00CE1C19" w:rsidDel="00302762" w:rsidRDefault="00CE1C19" w:rsidP="001D3699">
      <w:pPr>
        <w:rPr>
          <w:del w:id="717" w:author="Stefan Duprey" w:date="2016-11-11T13:01:00Z"/>
          <w:rStyle w:val="SubtitleChar"/>
          <w:b/>
        </w:rPr>
      </w:pPr>
    </w:p>
    <w:p w14:paraId="60990BFD" w14:textId="02EEC444" w:rsidR="00302762" w:rsidRDefault="00A90D05">
      <w:pPr>
        <w:pStyle w:val="Heading1"/>
        <w:rPr>
          <w:ins w:id="718" w:author="Stefan Duprey" w:date="2016-11-11T13:01:00Z"/>
        </w:rPr>
      </w:pPr>
      <w:del w:id="719" w:author="Stefan Duprey" w:date="2016-11-11T13:01:00Z">
        <w:r w:rsidDel="00302762">
          <w:rPr>
            <w:noProof/>
            <w:lang w:val="es-ES" w:eastAsia="es-ES"/>
          </w:rPr>
          <w:drawing>
            <wp:anchor distT="0" distB="0" distL="114300" distR="114300" simplePos="0" relativeHeight="251779072" behindDoc="0" locked="0" layoutInCell="1" allowOverlap="1" wp14:anchorId="107F83DB" wp14:editId="16990356">
              <wp:simplePos x="0" y="0"/>
              <wp:positionH relativeFrom="margin">
                <wp:align>left</wp:align>
              </wp:positionH>
              <wp:positionV relativeFrom="paragraph">
                <wp:posOffset>293370</wp:posOffset>
              </wp:positionV>
              <wp:extent cx="5516880" cy="4137660"/>
              <wp:effectExtent l="0" t="0" r="7620" b="0"/>
              <wp:wrapTopAndBottom/>
              <wp:docPr id="274" name="Picture 274" descr="W:\OutputData\sduprey\NAR-326\PAPER_PICTURES\ALL\TABLES\ALLvolatility_correctionclean_bigdata_best_group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utputData\sduprey\NAR-326\PAPER_PICTURES\ALL\TABLES\ALLvolatility_correctionclean_bigdata_best_groups_htm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16880"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del>
      <w:r>
        <w:t xml:space="preserve">4.4.5 Group </w:t>
      </w:r>
      <w:ins w:id="720" w:author="Stefan Duprey" w:date="2016-11-11T13:04:00Z">
        <w:r w:rsidR="004F4AC7">
          <w:t xml:space="preserve">ranking: </w:t>
        </w:r>
      </w:ins>
      <w:ins w:id="721" w:author="Stefan Duprey" w:date="2016-11-11T13:01:00Z">
        <w:r w:rsidR="00302762">
          <w:t>VOLATILITY</w:t>
        </w:r>
      </w:ins>
    </w:p>
    <w:p w14:paraId="19B89F44" w14:textId="1CEC0F57" w:rsidR="00302762" w:rsidRPr="00A90D05" w:rsidDel="00C14F15" w:rsidRDefault="00302762" w:rsidP="00302762">
      <w:pPr>
        <w:pStyle w:val="Heading1"/>
        <w:rPr>
          <w:del w:id="722" w:author="Stefan Duprey" w:date="2016-11-11T13:04:00Z"/>
          <w:moveTo w:id="723" w:author="Stefan Duprey" w:date="2016-11-11T13:03:00Z"/>
          <w:rStyle w:val="SubtitleChar"/>
          <w:rFonts w:eastAsia="Times New Roman" w:cs="Arial"/>
          <w:iCs w:val="0"/>
          <w:spacing w:val="0"/>
          <w:sz w:val="26"/>
          <w:szCs w:val="26"/>
        </w:rPr>
      </w:pPr>
      <w:ins w:id="724" w:author="Stefan Duprey" w:date="2016-11-11T13:02:00Z">
        <w:r>
          <w:rPr>
            <w:noProof/>
            <w:lang w:val="es-ES" w:eastAsia="es-ES"/>
          </w:rPr>
          <w:lastRenderedPageBreak/>
          <w:drawing>
            <wp:anchor distT="0" distB="0" distL="114300" distR="114300" simplePos="0" relativeHeight="251863040" behindDoc="0" locked="0" layoutInCell="1" allowOverlap="1" wp14:anchorId="4D52ED45" wp14:editId="06080856">
              <wp:simplePos x="0" y="0"/>
              <wp:positionH relativeFrom="page">
                <wp:align>left</wp:align>
              </wp:positionH>
              <wp:positionV relativeFrom="paragraph">
                <wp:posOffset>505534</wp:posOffset>
              </wp:positionV>
              <wp:extent cx="7694930" cy="7612380"/>
              <wp:effectExtent l="0" t="0" r="1270" b="7620"/>
              <wp:wrapTopAndBottom/>
              <wp:docPr id="329" name="Picture 329" descr="W:\OutputData\sduprey\NAR-326\PAPER_PICTURES\TABLES\ALLvolatility_correctio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utputData\sduprey\NAR-326\PAPER_PICTURES\TABLES\ALLvolatility_correctionclean_bigdata_best_categories_htm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694930" cy="7612380"/>
                      </a:xfrm>
                      <a:prstGeom prst="rect">
                        <a:avLst/>
                      </a:prstGeom>
                      <a:noFill/>
                      <a:ln>
                        <a:noFill/>
                      </a:ln>
                    </pic:spPr>
                  </pic:pic>
                </a:graphicData>
              </a:graphic>
              <wp14:sizeRelH relativeFrom="margin">
                <wp14:pctWidth>0</wp14:pctWidth>
              </wp14:sizeRelH>
              <wp14:sizeRelV relativeFrom="margin">
                <wp14:pctHeight>0</wp14:pctHeight>
              </wp14:sizeRelV>
            </wp:anchor>
          </w:drawing>
        </w:r>
      </w:ins>
      <w:moveToRangeStart w:id="725" w:author="Stefan Duprey" w:date="2016-11-11T13:03:00Z" w:name="move466632708"/>
      <w:moveTo w:id="726" w:author="Stefan Duprey" w:date="2016-11-11T13:03:00Z">
        <w:del w:id="727" w:author="Stefan Duprey" w:date="2016-11-11T13:03:00Z">
          <w:r w:rsidDel="00302762">
            <w:rPr>
              <w:noProof/>
              <w:lang w:val="es-ES" w:eastAsia="es-ES"/>
            </w:rPr>
            <w:drawing>
              <wp:anchor distT="0" distB="0" distL="114300" distR="114300" simplePos="0" relativeHeight="251865088" behindDoc="0" locked="0" layoutInCell="1" allowOverlap="1" wp14:anchorId="5AC2A3E1" wp14:editId="6C76F716">
                <wp:simplePos x="0" y="0"/>
                <wp:positionH relativeFrom="column">
                  <wp:posOffset>108585</wp:posOffset>
                </wp:positionH>
                <wp:positionV relativeFrom="paragraph">
                  <wp:posOffset>4531006</wp:posOffset>
                </wp:positionV>
                <wp:extent cx="4895850" cy="3671570"/>
                <wp:effectExtent l="0" t="0" r="0" b="5080"/>
                <wp:wrapTopAndBottom/>
                <wp:docPr id="330" name="Picture 330" descr="W:\OutputData\sduprey\NAR-326\PAPER_PICTURES\ALL\TABLES\ALLvolatility_correctio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TABLES\ALLvolatility_correctionclean_bigdata_best_categories_htm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850"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del>
        <w:r>
          <w:t>4.4.6 Category</w:t>
        </w:r>
      </w:moveTo>
      <w:ins w:id="728" w:author="Stefan Duprey" w:date="2016-11-11T13:04:00Z">
        <w:r w:rsidR="004F4AC7">
          <w:t xml:space="preserve"> ranking:</w:t>
        </w:r>
      </w:ins>
      <w:moveTo w:id="729" w:author="Stefan Duprey" w:date="2016-11-11T13:03:00Z">
        <w:r>
          <w:t xml:space="preserve"> </w:t>
        </w:r>
        <w:del w:id="730" w:author="Stefan Duprey" w:date="2016-11-11T13:03:00Z">
          <w:r w:rsidDel="00302762">
            <w:delText>volatility</w:delText>
          </w:r>
        </w:del>
      </w:moveTo>
      <w:ins w:id="731" w:author="Stefan Duprey" w:date="2016-11-11T13:03:00Z">
        <w:r>
          <w:t>VOLATILITY</w:t>
        </w:r>
      </w:ins>
    </w:p>
    <w:moveToRangeEnd w:id="725"/>
    <w:p w14:paraId="00CCE392" w14:textId="165184E1" w:rsidR="00A90D05" w:rsidDel="00C14F15" w:rsidRDefault="00A90D05">
      <w:pPr>
        <w:pStyle w:val="Heading1"/>
        <w:rPr>
          <w:del w:id="732" w:author="Stefan Duprey" w:date="2016-11-11T13:04:00Z"/>
        </w:rPr>
      </w:pPr>
      <w:del w:id="733" w:author="Stefan Duprey" w:date="2016-11-11T13:01:00Z">
        <w:r w:rsidDel="00302762">
          <w:delText>volatility</w:delText>
        </w:r>
      </w:del>
    </w:p>
    <w:p w14:paraId="2FA96126" w14:textId="79645909" w:rsidR="00A90D05" w:rsidRPr="00A90D05" w:rsidDel="00302762" w:rsidRDefault="00693D2F">
      <w:pPr>
        <w:pStyle w:val="Heading1"/>
        <w:rPr>
          <w:moveFrom w:id="734" w:author="Stefan Duprey" w:date="2016-11-11T13:03:00Z"/>
          <w:rStyle w:val="SubtitleChar"/>
          <w:rFonts w:eastAsia="Times New Roman" w:cs="Arial"/>
          <w:iCs w:val="0"/>
          <w:spacing w:val="0"/>
          <w:sz w:val="26"/>
          <w:szCs w:val="26"/>
        </w:rPr>
      </w:pPr>
      <w:moveFromRangeStart w:id="735" w:author="Stefan Duprey" w:date="2016-11-11T13:03:00Z" w:name="move466632708"/>
      <w:moveFrom w:id="736" w:author="Stefan Duprey" w:date="2016-11-11T13:03:00Z">
        <w:r w:rsidDel="00302762">
          <w:rPr>
            <w:noProof/>
            <w:lang w:val="es-ES" w:eastAsia="es-ES"/>
          </w:rPr>
          <w:drawing>
            <wp:anchor distT="0" distB="0" distL="114300" distR="114300" simplePos="0" relativeHeight="251780096" behindDoc="0" locked="0" layoutInCell="1" allowOverlap="1" wp14:anchorId="0EDC0CCA" wp14:editId="7F2F0FF3">
              <wp:simplePos x="0" y="0"/>
              <wp:positionH relativeFrom="column">
                <wp:posOffset>108585</wp:posOffset>
              </wp:positionH>
              <wp:positionV relativeFrom="paragraph">
                <wp:posOffset>4531006</wp:posOffset>
              </wp:positionV>
              <wp:extent cx="4895850" cy="3671570"/>
              <wp:effectExtent l="0" t="0" r="0" b="5080"/>
              <wp:wrapTopAndBottom/>
              <wp:docPr id="276" name="Picture 276" descr="W:\OutputData\sduprey\NAR-326\PAPER_PICTURES\ALL\TABLES\ALLvolatility_correctionclean_bigdata_best_categories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TABLES\ALLvolatility_correctionclean_bigdata_best_categories_html.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95850"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E45" w:rsidDel="00302762">
          <w:t>4.4.6 Category</w:t>
        </w:r>
        <w:r w:rsidR="00A90D05" w:rsidDel="00302762">
          <w:t xml:space="preserve"> volatility</w:t>
        </w:r>
      </w:moveFrom>
    </w:p>
    <w:moveFromRangeEnd w:id="735"/>
    <w:p w14:paraId="4A2470BB" w14:textId="4C0E6C65" w:rsidR="00CE1C19" w:rsidRDefault="00CE1C19">
      <w:pPr>
        <w:pStyle w:val="Heading1"/>
        <w:rPr>
          <w:rStyle w:val="SubtitleChar"/>
        </w:rPr>
        <w:pPrChange w:id="737" w:author="Stefan Duprey" w:date="2016-11-11T13:04:00Z">
          <w:pPr/>
        </w:pPrChange>
      </w:pPr>
    </w:p>
    <w:p w14:paraId="7305958A" w14:textId="2502A4BE" w:rsidR="00CE1C19" w:rsidRDefault="00CE1C19" w:rsidP="001D3699">
      <w:pPr>
        <w:rPr>
          <w:rStyle w:val="SubtitleChar"/>
          <w:b/>
        </w:rPr>
      </w:pPr>
    </w:p>
    <w:p w14:paraId="4F866A53" w14:textId="699F1E53" w:rsidR="00F83975" w:rsidRDefault="00A16049">
      <w:pPr>
        <w:pStyle w:val="Heading1"/>
        <w:rPr>
          <w:ins w:id="738" w:author="Stefan Duprey" w:date="2016-11-10T17:20:00Z"/>
        </w:rPr>
      </w:pPr>
      <w:ins w:id="739" w:author="Stefan Duprey" w:date="2016-11-10T17:21:00Z">
        <w:r>
          <w:rPr>
            <w:noProof/>
            <w:sz w:val="32"/>
            <w:szCs w:val="32"/>
            <w:lang w:val="es-ES" w:eastAsia="es-ES"/>
          </w:rPr>
          <w:lastRenderedPageBreak/>
          <w:drawing>
            <wp:anchor distT="0" distB="0" distL="114300" distR="114300" simplePos="0" relativeHeight="251816960" behindDoc="0" locked="0" layoutInCell="1" allowOverlap="1" wp14:anchorId="04B655E6" wp14:editId="470D8911">
              <wp:simplePos x="0" y="0"/>
              <wp:positionH relativeFrom="margin">
                <wp:posOffset>919628</wp:posOffset>
              </wp:positionH>
              <wp:positionV relativeFrom="paragraph">
                <wp:posOffset>666144</wp:posOffset>
              </wp:positionV>
              <wp:extent cx="4477385" cy="2682875"/>
              <wp:effectExtent l="0" t="0" r="0" b="3175"/>
              <wp:wrapTopAndBottom/>
              <wp:docPr id="32" name="Picture 32" descr="W:\OutputData\sduprey\NAR-326\PAPER_PICTURES\ALL\card_post_ranked_return\PREMIUM_PACKanalyst-ratings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utputData\sduprey\NAR-326\PAPER_PICTURES\ALL\card_post_ranked_return\PREMIUM_PACKanalyst-ratingscard_post_ranked_return1best_return.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77385"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740" w:author="Stefan Duprey" w:date="2016-11-10T17:20:00Z">
        <w:r w:rsidR="00F83975">
          <w:t>4.4 Displayin</w:t>
        </w:r>
        <w:r w:rsidR="00023035">
          <w:t xml:space="preserve">g the first three best </w:t>
        </w:r>
        <w:r w:rsidR="00F83975">
          <w:t xml:space="preserve"> groups and their 2 best categories</w:t>
        </w:r>
      </w:ins>
      <w:ins w:id="741" w:author="Stefan Duprey" w:date="2016-11-10T17:22:00Z">
        <w:r w:rsidR="00023035">
          <w:t xml:space="preserve"> for each</w:t>
        </w:r>
      </w:ins>
    </w:p>
    <w:p w14:paraId="488F38C9" w14:textId="1832A2E0" w:rsidR="00F83975" w:rsidDel="00F83975" w:rsidRDefault="00F83975" w:rsidP="00F83975">
      <w:pPr>
        <w:rPr>
          <w:del w:id="742" w:author="Stefan Duprey" w:date="2016-11-10T17:21:00Z"/>
          <w:moveTo w:id="743" w:author="Stefan Duprey" w:date="2016-11-10T17:21:00Z"/>
          <w:rFonts w:eastAsia="Times New Roman" w:cs="Arial"/>
          <w:b/>
          <w:bCs/>
          <w:kern w:val="32"/>
          <w:sz w:val="32"/>
          <w:szCs w:val="32"/>
        </w:rPr>
      </w:pPr>
      <w:moveToRangeStart w:id="744" w:author="Stefan Duprey" w:date="2016-11-10T17:21:00Z" w:name="move466561814"/>
      <w:moveTo w:id="745" w:author="Stefan Duprey" w:date="2016-11-10T17:21:00Z">
        <w:del w:id="746" w:author="Stefan Duprey" w:date="2016-11-10T17:21:00Z">
          <w:r w:rsidDel="00F83975">
            <w:rPr>
              <w:rFonts w:eastAsia="Times New Roman" w:cs="Arial"/>
              <w:b/>
              <w:bCs/>
              <w:kern w:val="32"/>
              <w:sz w:val="32"/>
              <w:szCs w:val="32"/>
            </w:rPr>
            <w:delText>Appendix B</w:delText>
          </w:r>
          <w:r w:rsidRPr="00863A6C" w:rsidDel="00F83975">
            <w:rPr>
              <w:rFonts w:eastAsia="Times New Roman" w:cs="Arial"/>
              <w:b/>
              <w:bCs/>
              <w:kern w:val="32"/>
              <w:sz w:val="32"/>
              <w:szCs w:val="32"/>
            </w:rPr>
            <w:delText>:</w:delText>
          </w:r>
          <w:r w:rsidDel="00F83975">
            <w:rPr>
              <w:rFonts w:eastAsia="Times New Roman" w:cs="Arial"/>
              <w:b/>
              <w:bCs/>
              <w:kern w:val="32"/>
              <w:sz w:val="32"/>
              <w:szCs w:val="32"/>
            </w:rPr>
            <w:delText xml:space="preserve"> Displaying some of our best categories </w:delText>
          </w:r>
        </w:del>
      </w:moveTo>
    </w:p>
    <w:p w14:paraId="39824DCA" w14:textId="13E4865C" w:rsidR="00F83975" w:rsidDel="00F83975" w:rsidRDefault="00F83975" w:rsidP="00F83975">
      <w:pPr>
        <w:rPr>
          <w:del w:id="747" w:author="Stefan Duprey" w:date="2016-11-10T17:21:00Z"/>
          <w:moveTo w:id="748" w:author="Stefan Duprey" w:date="2016-11-10T17:21:00Z"/>
          <w:rFonts w:eastAsia="Times New Roman" w:cs="Arial"/>
          <w:b/>
          <w:bCs/>
          <w:kern w:val="32"/>
          <w:sz w:val="32"/>
          <w:szCs w:val="32"/>
        </w:rPr>
      </w:pPr>
      <w:moveTo w:id="749" w:author="Stefan Duprey" w:date="2016-11-10T17:21:00Z">
        <w:del w:id="750" w:author="Stefan Duprey" w:date="2016-11-10T17:21:00Z">
          <w:r w:rsidDel="00F83975">
            <w:rPr>
              <w:rFonts w:eastAsia="Times New Roman" w:cs="Arial"/>
              <w:b/>
              <w:bCs/>
              <w:kern w:val="32"/>
              <w:sz w:val="32"/>
              <w:szCs w:val="32"/>
            </w:rPr>
            <w:delText>Group Frequency and Returns:</w:delText>
          </w:r>
        </w:del>
      </w:moveTo>
    </w:p>
    <w:p w14:paraId="56EEFEE5" w14:textId="7806F093" w:rsidR="00F83975" w:rsidRPr="00B33A4F" w:rsidRDefault="00F83975" w:rsidP="00F83975">
      <w:pPr>
        <w:pStyle w:val="Subtitle"/>
        <w:ind w:left="0"/>
        <w:rPr>
          <w:moveTo w:id="751" w:author="Stefan Duprey" w:date="2016-11-10T17:21:00Z"/>
          <w:b/>
          <w:iCs w:val="0"/>
        </w:rPr>
      </w:pPr>
      <w:moveTo w:id="752" w:author="Stefan Duprey" w:date="2016-11-10T17:21:00Z">
        <w:r>
          <w:rPr>
            <w:rStyle w:val="SubtitleChar"/>
            <w:b/>
          </w:rPr>
          <w:t>FIGU</w:t>
        </w:r>
        <w:r w:rsidRPr="00DF36BD">
          <w:rPr>
            <w:rStyle w:val="SubtitleChar"/>
            <w:b/>
          </w:rPr>
          <w:t xml:space="preserve">RE </w:t>
        </w:r>
        <w:r>
          <w:rPr>
            <w:rStyle w:val="SubtitleChar"/>
            <w:b/>
          </w:rPr>
          <w:t>21</w:t>
        </w:r>
        <w:r w:rsidRPr="00DF36BD">
          <w:rPr>
            <w:rStyle w:val="SubtitleChar"/>
            <w:b/>
          </w:rPr>
          <w:t>:</w:t>
        </w:r>
        <w:r>
          <w:rPr>
            <w:rStyle w:val="SubtitleChar"/>
            <w:b/>
          </w:rPr>
          <w:t xml:space="preserve"> Abnormal returns, group Analyst Ratings, sources Premium Pack, ranking 5 stars FREQUENCY </w:t>
        </w:r>
      </w:moveTo>
    </w:p>
    <w:p w14:paraId="29B58018" w14:textId="101DED63" w:rsidR="00F83975" w:rsidRDefault="00F83975" w:rsidP="00F83975">
      <w:pPr>
        <w:rPr>
          <w:moveTo w:id="753" w:author="Stefan Duprey" w:date="2016-11-10T17:21:00Z"/>
        </w:rPr>
      </w:pPr>
      <w:moveTo w:id="754" w:author="Stefan Duprey" w:date="2016-11-10T17:21:00Z">
        <w:r>
          <w:rPr>
            <w:rFonts w:eastAsia="Times New Roman" w:cs="Arial"/>
            <w:b/>
            <w:bCs/>
            <w:noProof/>
            <w:kern w:val="32"/>
            <w:sz w:val="32"/>
            <w:szCs w:val="32"/>
            <w:lang w:val="es-ES" w:eastAsia="es-ES"/>
          </w:rPr>
          <w:drawing>
            <wp:anchor distT="0" distB="0" distL="114300" distR="114300" simplePos="0" relativeHeight="251817984" behindDoc="0" locked="0" layoutInCell="1" allowOverlap="1" wp14:anchorId="3765361B" wp14:editId="40D9684D">
              <wp:simplePos x="0" y="0"/>
              <wp:positionH relativeFrom="margin">
                <wp:posOffset>836930</wp:posOffset>
              </wp:positionH>
              <wp:positionV relativeFrom="paragraph">
                <wp:posOffset>449004</wp:posOffset>
              </wp:positionV>
              <wp:extent cx="4558030" cy="2731135"/>
              <wp:effectExtent l="0" t="0" r="0" b="0"/>
              <wp:wrapTopAndBottom/>
              <wp:docPr id="37" name="Picture 37" descr="W:\OutputData\sduprey\NAR-326\PAPER_PICTURES\ALL\card_post_ranked_return\PREMIUM_PACKanalyst-ratings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utputData\sduprey\NAR-326\PAPER_PICTURES\ALL\card_post_ranked_return\PREMIUM_PACKanalyst-ratingscard_post_ranked_return1best_volatility.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5803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32FFD796" w14:textId="77777777" w:rsidR="00F83975" w:rsidRDefault="00F83975" w:rsidP="00F83975">
      <w:pPr>
        <w:rPr>
          <w:moveTo w:id="755" w:author="Stefan Duprey" w:date="2016-11-10T17:21:00Z"/>
        </w:rPr>
      </w:pPr>
    </w:p>
    <w:p w14:paraId="1BFE582E" w14:textId="77777777" w:rsidR="00F83975" w:rsidRDefault="00F83975" w:rsidP="00F83975">
      <w:pPr>
        <w:rPr>
          <w:moveTo w:id="756" w:author="Stefan Duprey" w:date="2016-11-10T17:21:00Z"/>
        </w:rPr>
      </w:pPr>
    </w:p>
    <w:p w14:paraId="0789A984" w14:textId="77777777" w:rsidR="00F83975" w:rsidRPr="00B33A4F" w:rsidRDefault="00F83975" w:rsidP="00F83975">
      <w:pPr>
        <w:rPr>
          <w:moveTo w:id="757" w:author="Stefan Duprey" w:date="2016-11-10T17:21:00Z"/>
        </w:rPr>
      </w:pPr>
    </w:p>
    <w:p w14:paraId="4738E766" w14:textId="77777777" w:rsidR="00F83975" w:rsidRPr="00C34B49" w:rsidRDefault="00F83975" w:rsidP="00F83975">
      <w:pPr>
        <w:pStyle w:val="Subtitle"/>
        <w:ind w:left="0"/>
        <w:rPr>
          <w:moveTo w:id="758" w:author="Stefan Duprey" w:date="2016-11-10T17:21:00Z"/>
          <w:iCs w:val="0"/>
        </w:rPr>
      </w:pPr>
      <w:moveTo w:id="759" w:author="Stefan Duprey" w:date="2016-11-10T17:21:00Z">
        <w:r>
          <w:rPr>
            <w:rStyle w:val="SubtitleChar"/>
            <w:b/>
          </w:rPr>
          <w:t>FIGU</w:t>
        </w:r>
        <w:r w:rsidRPr="00DF36BD">
          <w:rPr>
            <w:rStyle w:val="SubtitleChar"/>
            <w:b/>
          </w:rPr>
          <w:t xml:space="preserve">RE </w:t>
        </w:r>
        <w:r>
          <w:rPr>
            <w:rStyle w:val="SubtitleChar"/>
            <w:b/>
          </w:rPr>
          <w:t>22</w:t>
        </w:r>
        <w:r w:rsidRPr="00DF36BD">
          <w:rPr>
            <w:rStyle w:val="SubtitleChar"/>
            <w:b/>
          </w:rPr>
          <w:t>:</w:t>
        </w:r>
        <w:r>
          <w:rPr>
            <w:rStyle w:val="SubtitleChar"/>
            <w:b/>
          </w:rPr>
          <w:t xml:space="preserve"> Abnormal volatility, group Analyst Ratings, sources Premium Pack, ranking 5 stars for FREQUENCY</w:t>
        </w:r>
      </w:moveTo>
    </w:p>
    <w:p w14:paraId="6D12019A" w14:textId="77777777" w:rsidR="00F83975" w:rsidRDefault="00F83975" w:rsidP="00F83975">
      <w:pPr>
        <w:rPr>
          <w:moveTo w:id="760" w:author="Stefan Duprey" w:date="2016-11-10T17:21:00Z"/>
          <w:rFonts w:eastAsia="Times New Roman" w:cs="Arial"/>
          <w:b/>
          <w:bCs/>
          <w:kern w:val="32"/>
          <w:sz w:val="32"/>
          <w:szCs w:val="32"/>
        </w:rPr>
      </w:pPr>
    </w:p>
    <w:p w14:paraId="66D47112" w14:textId="77777777" w:rsidR="00F83975" w:rsidRDefault="00F83975" w:rsidP="00F83975">
      <w:pPr>
        <w:rPr>
          <w:moveTo w:id="761" w:author="Stefan Duprey" w:date="2016-11-10T17:21:00Z"/>
          <w:rFonts w:eastAsia="Times New Roman" w:cs="Arial"/>
          <w:b/>
          <w:bCs/>
          <w:kern w:val="32"/>
          <w:sz w:val="32"/>
          <w:szCs w:val="32"/>
        </w:rPr>
      </w:pPr>
      <w:moveTo w:id="762" w:author="Stefan Duprey" w:date="2016-11-10T17:21:00Z">
        <w:r>
          <w:rPr>
            <w:rFonts w:eastAsia="Times New Roman" w:cs="Arial"/>
            <w:b/>
            <w:bCs/>
            <w:noProof/>
            <w:kern w:val="32"/>
            <w:sz w:val="32"/>
            <w:szCs w:val="32"/>
            <w:lang w:val="es-ES" w:eastAsia="es-ES"/>
          </w:rPr>
          <w:lastRenderedPageBreak/>
          <w:drawing>
            <wp:anchor distT="0" distB="0" distL="114300" distR="114300" simplePos="0" relativeHeight="251819008" behindDoc="0" locked="0" layoutInCell="1" allowOverlap="1" wp14:anchorId="6F83182E" wp14:editId="7F11426A">
              <wp:simplePos x="0" y="0"/>
              <wp:positionH relativeFrom="margin">
                <wp:align>center</wp:align>
              </wp:positionH>
              <wp:positionV relativeFrom="paragraph">
                <wp:posOffset>0</wp:posOffset>
              </wp:positionV>
              <wp:extent cx="4890770" cy="2930525"/>
              <wp:effectExtent l="0" t="0" r="5080" b="3175"/>
              <wp:wrapTopAndBottom/>
              <wp:docPr id="281" name="Picture 281" descr="W:\OutputData\sduprey\NAR-326\PAPER_PICTURES\ALL\card_post_ranked_return\DJPRcredit-ratings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ALL\card_post_ranked_return\DJPRcredit-ratingscard_post_ranked_return1best_retur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890770" cy="2930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itleChar"/>
            <w:b/>
          </w:rPr>
          <w:t>FIGU</w:t>
        </w:r>
        <w:r w:rsidRPr="00DF36BD">
          <w:rPr>
            <w:rStyle w:val="SubtitleChar"/>
            <w:b/>
          </w:rPr>
          <w:t xml:space="preserve">RE </w:t>
        </w:r>
        <w:r>
          <w:rPr>
            <w:rStyle w:val="SubtitleChar"/>
            <w:b/>
          </w:rPr>
          <w:t>23</w:t>
        </w:r>
        <w:r w:rsidRPr="00DF36BD">
          <w:rPr>
            <w:rStyle w:val="SubtitleChar"/>
            <w:b/>
          </w:rPr>
          <w:t>:</w:t>
        </w:r>
        <w:r>
          <w:rPr>
            <w:rStyle w:val="SubtitleChar"/>
            <w:b/>
          </w:rPr>
          <w:t xml:space="preserve"> Abnormal returns, group Credit Ratings, sources DJPR, ranking 5 stars for FREQUENCY</w:t>
        </w:r>
      </w:moveTo>
    </w:p>
    <w:p w14:paraId="7F02B0C1" w14:textId="77777777" w:rsidR="00F83975" w:rsidRDefault="00F83975" w:rsidP="00F83975">
      <w:pPr>
        <w:rPr>
          <w:moveTo w:id="763" w:author="Stefan Duprey" w:date="2016-11-10T17:21:00Z"/>
          <w:rFonts w:eastAsia="Times New Roman" w:cs="Arial"/>
          <w:b/>
          <w:bCs/>
          <w:kern w:val="32"/>
          <w:sz w:val="32"/>
          <w:szCs w:val="32"/>
        </w:rPr>
      </w:pPr>
      <w:moveTo w:id="764" w:author="Stefan Duprey" w:date="2016-11-10T17:21:00Z">
        <w:r>
          <w:rPr>
            <w:rFonts w:eastAsia="Times New Roman" w:cs="Arial"/>
            <w:b/>
            <w:bCs/>
            <w:noProof/>
            <w:kern w:val="32"/>
            <w:sz w:val="32"/>
            <w:szCs w:val="32"/>
            <w:lang w:val="es-ES" w:eastAsia="es-ES"/>
          </w:rPr>
          <w:drawing>
            <wp:anchor distT="0" distB="0" distL="114300" distR="114300" simplePos="0" relativeHeight="251815936" behindDoc="0" locked="0" layoutInCell="1" allowOverlap="1" wp14:anchorId="1F4A23D6" wp14:editId="4BF2025C">
              <wp:simplePos x="0" y="0"/>
              <wp:positionH relativeFrom="margin">
                <wp:align>center</wp:align>
              </wp:positionH>
              <wp:positionV relativeFrom="paragraph">
                <wp:posOffset>318297</wp:posOffset>
              </wp:positionV>
              <wp:extent cx="4497070" cy="2694940"/>
              <wp:effectExtent l="0" t="0" r="0" b="0"/>
              <wp:wrapTopAndBottom/>
              <wp:docPr id="282" name="Picture 282" descr="W:\OutputData\sduprey\NAR-326\PAPER_PICTURES\ALL\card_post_ranked_return\DJPRcredit-ratings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card_post_ranked_return\DJPRcredit-ratingscard_post_ranked_return1best_volatility.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9707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2543C790" w14:textId="77777777" w:rsidR="00F83975" w:rsidRDefault="00F83975" w:rsidP="00F83975">
      <w:pPr>
        <w:rPr>
          <w:moveTo w:id="765" w:author="Stefan Duprey" w:date="2016-11-10T17:21:00Z"/>
          <w:rFonts w:eastAsia="Times New Roman" w:cs="Arial"/>
          <w:b/>
          <w:bCs/>
          <w:kern w:val="32"/>
          <w:sz w:val="32"/>
          <w:szCs w:val="32"/>
        </w:rPr>
      </w:pPr>
    </w:p>
    <w:p w14:paraId="344BA512" w14:textId="77777777" w:rsidR="00F83975" w:rsidRDefault="00F83975" w:rsidP="00F83975">
      <w:pPr>
        <w:rPr>
          <w:moveTo w:id="766" w:author="Stefan Duprey" w:date="2016-11-10T17:21:00Z"/>
          <w:rFonts w:eastAsia="Times New Roman" w:cs="Arial"/>
          <w:b/>
          <w:bCs/>
          <w:kern w:val="32"/>
          <w:sz w:val="32"/>
          <w:szCs w:val="32"/>
        </w:rPr>
      </w:pPr>
    </w:p>
    <w:p w14:paraId="55088180" w14:textId="77777777" w:rsidR="00F83975" w:rsidRDefault="00F83975" w:rsidP="00F83975">
      <w:pPr>
        <w:rPr>
          <w:moveTo w:id="767" w:author="Stefan Duprey" w:date="2016-11-10T17:21:00Z"/>
          <w:rFonts w:eastAsia="Times New Roman" w:cs="Arial"/>
          <w:b/>
          <w:bCs/>
          <w:kern w:val="32"/>
          <w:sz w:val="32"/>
          <w:szCs w:val="32"/>
        </w:rPr>
      </w:pPr>
      <w:moveTo w:id="768" w:author="Stefan Duprey" w:date="2016-11-10T17:21:00Z">
        <w:r>
          <w:rPr>
            <w:rStyle w:val="SubtitleChar"/>
            <w:b/>
          </w:rPr>
          <w:t>FIGU</w:t>
        </w:r>
        <w:r w:rsidRPr="00DF36BD">
          <w:rPr>
            <w:rStyle w:val="SubtitleChar"/>
            <w:b/>
          </w:rPr>
          <w:t xml:space="preserve">RE </w:t>
        </w:r>
        <w:r>
          <w:rPr>
            <w:rStyle w:val="SubtitleChar"/>
            <w:b/>
          </w:rPr>
          <w:t>24</w:t>
        </w:r>
        <w:r w:rsidRPr="00DF36BD">
          <w:rPr>
            <w:rStyle w:val="SubtitleChar"/>
            <w:b/>
          </w:rPr>
          <w:t>:</w:t>
        </w:r>
        <w:r>
          <w:rPr>
            <w:rStyle w:val="SubtitleChar"/>
            <w:b/>
          </w:rPr>
          <w:t xml:space="preserve"> Abnormal returns, group Credit Ratings, sources DJPR, ranking 5 stars for FREQUENCY</w:t>
        </w:r>
      </w:moveTo>
    </w:p>
    <w:p w14:paraId="425CDCCC" w14:textId="77777777" w:rsidR="00F83975" w:rsidRDefault="00F83975" w:rsidP="00F83975">
      <w:pPr>
        <w:rPr>
          <w:moveTo w:id="769" w:author="Stefan Duprey" w:date="2016-11-10T17:21:00Z"/>
          <w:rFonts w:eastAsia="Times New Roman" w:cs="Arial"/>
          <w:b/>
          <w:bCs/>
          <w:kern w:val="32"/>
          <w:sz w:val="32"/>
          <w:szCs w:val="32"/>
        </w:rPr>
      </w:pPr>
    </w:p>
    <w:p w14:paraId="7F8F5B04" w14:textId="77777777" w:rsidR="00F83975" w:rsidRDefault="00F83975" w:rsidP="00F83975">
      <w:pPr>
        <w:rPr>
          <w:moveTo w:id="770" w:author="Stefan Duprey" w:date="2016-11-10T17:21:00Z"/>
          <w:rFonts w:eastAsia="Times New Roman" w:cs="Arial"/>
          <w:b/>
          <w:bCs/>
          <w:kern w:val="32"/>
          <w:sz w:val="32"/>
          <w:szCs w:val="32"/>
        </w:rPr>
      </w:pPr>
    </w:p>
    <w:p w14:paraId="39A3B1A6" w14:textId="77777777" w:rsidR="00F83975" w:rsidRDefault="00F83975" w:rsidP="00F83975">
      <w:pPr>
        <w:rPr>
          <w:moveTo w:id="771" w:author="Stefan Duprey" w:date="2016-11-10T17:21:00Z"/>
          <w:rFonts w:eastAsia="Times New Roman" w:cs="Arial"/>
          <w:b/>
          <w:bCs/>
          <w:kern w:val="32"/>
          <w:sz w:val="32"/>
          <w:szCs w:val="32"/>
        </w:rPr>
      </w:pPr>
    </w:p>
    <w:p w14:paraId="57E2F742" w14:textId="77777777" w:rsidR="00F83975" w:rsidRDefault="00F83975" w:rsidP="00F83975">
      <w:pPr>
        <w:rPr>
          <w:moveTo w:id="772" w:author="Stefan Duprey" w:date="2016-11-10T17:21:00Z"/>
          <w:rFonts w:eastAsia="Times New Roman" w:cs="Arial"/>
          <w:b/>
          <w:bCs/>
          <w:kern w:val="32"/>
          <w:sz w:val="32"/>
          <w:szCs w:val="32"/>
        </w:rPr>
      </w:pPr>
    </w:p>
    <w:p w14:paraId="39348388" w14:textId="77777777" w:rsidR="00F83975" w:rsidRDefault="00F83975" w:rsidP="00F83975">
      <w:pPr>
        <w:rPr>
          <w:moveTo w:id="773" w:author="Stefan Duprey" w:date="2016-11-10T17:21:00Z"/>
          <w:rFonts w:eastAsia="Times New Roman" w:cs="Arial"/>
          <w:b/>
          <w:bCs/>
          <w:kern w:val="32"/>
          <w:sz w:val="32"/>
          <w:szCs w:val="32"/>
        </w:rPr>
      </w:pPr>
    </w:p>
    <w:p w14:paraId="2EA6C91B" w14:textId="2F421792" w:rsidR="00F83975" w:rsidRDefault="00F83975" w:rsidP="00F83975">
      <w:pPr>
        <w:rPr>
          <w:moveTo w:id="774" w:author="Stefan Duprey" w:date="2016-11-10T17:21:00Z"/>
          <w:rFonts w:eastAsia="Times New Roman" w:cs="Arial"/>
          <w:b/>
          <w:bCs/>
          <w:kern w:val="32"/>
          <w:sz w:val="32"/>
          <w:szCs w:val="32"/>
        </w:rPr>
      </w:pPr>
      <w:moveTo w:id="775" w:author="Stefan Duprey" w:date="2016-11-10T17:21:00Z">
        <w:r>
          <w:rPr>
            <w:rFonts w:eastAsia="Times New Roman" w:cs="Arial"/>
            <w:b/>
            <w:bCs/>
            <w:noProof/>
            <w:kern w:val="32"/>
            <w:sz w:val="32"/>
            <w:szCs w:val="32"/>
            <w:lang w:val="es-ES" w:eastAsia="es-ES"/>
          </w:rPr>
          <w:lastRenderedPageBreak/>
          <w:drawing>
            <wp:anchor distT="0" distB="0" distL="114300" distR="114300" simplePos="0" relativeHeight="251820032" behindDoc="0" locked="0" layoutInCell="1" allowOverlap="1" wp14:anchorId="0A6F58D6" wp14:editId="2A338DD9">
              <wp:simplePos x="0" y="0"/>
              <wp:positionH relativeFrom="margin">
                <wp:posOffset>776088</wp:posOffset>
              </wp:positionH>
              <wp:positionV relativeFrom="paragraph">
                <wp:posOffset>0</wp:posOffset>
              </wp:positionV>
              <wp:extent cx="4827270" cy="2891790"/>
              <wp:effectExtent l="0" t="0" r="0" b="3810"/>
              <wp:wrapTopAndBottom/>
              <wp:docPr id="283" name="Picture 283" descr="W:\OutputData\sduprey\NAR-326\PAPER_PICTURES\ALL\card_post_ranked_return\DJPRinsider-buy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utputData\sduprey\NAR-326\PAPER_PICTURES\ALL\card_post_ranked_return\DJPRinsider-buycard_post_ranked_return1best_return.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27270"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itleChar"/>
            <w:b/>
          </w:rPr>
          <w:t>FIGU</w:t>
        </w:r>
        <w:r w:rsidRPr="00DF36BD">
          <w:rPr>
            <w:rStyle w:val="SubtitleChar"/>
            <w:b/>
          </w:rPr>
          <w:t xml:space="preserve">RE </w:t>
        </w:r>
        <w:r>
          <w:rPr>
            <w:rStyle w:val="SubtitleChar"/>
            <w:b/>
          </w:rPr>
          <w:t>25</w:t>
        </w:r>
        <w:r w:rsidRPr="00DF36BD">
          <w:rPr>
            <w:rStyle w:val="SubtitleChar"/>
            <w:b/>
          </w:rPr>
          <w:t>:</w:t>
        </w:r>
        <w:r>
          <w:rPr>
            <w:rStyle w:val="SubtitleChar"/>
            <w:b/>
          </w:rPr>
          <w:t xml:space="preserve"> Abnormal returns, group Credit Ratings, sources DJPR, ranking 5 stars for FREQUENCY</w:t>
        </w:r>
      </w:moveTo>
    </w:p>
    <w:p w14:paraId="4F7DDC56" w14:textId="158F015A" w:rsidR="00F83975" w:rsidRDefault="00023035" w:rsidP="00F83975">
      <w:pPr>
        <w:rPr>
          <w:moveTo w:id="776" w:author="Stefan Duprey" w:date="2016-11-10T17:21:00Z"/>
          <w:rFonts w:eastAsia="Times New Roman" w:cs="Arial"/>
          <w:b/>
          <w:bCs/>
          <w:kern w:val="32"/>
          <w:sz w:val="32"/>
          <w:szCs w:val="32"/>
        </w:rPr>
      </w:pPr>
      <w:moveTo w:id="777" w:author="Stefan Duprey" w:date="2016-11-10T17:21:00Z">
        <w:r>
          <w:rPr>
            <w:rFonts w:eastAsia="Times New Roman" w:cs="Arial"/>
            <w:b/>
            <w:bCs/>
            <w:noProof/>
            <w:kern w:val="32"/>
            <w:sz w:val="32"/>
            <w:szCs w:val="32"/>
            <w:lang w:val="es-ES" w:eastAsia="es-ES"/>
          </w:rPr>
          <w:drawing>
            <wp:anchor distT="0" distB="0" distL="114300" distR="114300" simplePos="0" relativeHeight="251821056" behindDoc="0" locked="0" layoutInCell="1" allowOverlap="1" wp14:anchorId="2F1186F6" wp14:editId="6F7BB429">
              <wp:simplePos x="0" y="0"/>
              <wp:positionH relativeFrom="margin">
                <wp:posOffset>721685</wp:posOffset>
              </wp:positionH>
              <wp:positionV relativeFrom="paragraph">
                <wp:posOffset>285263</wp:posOffset>
              </wp:positionV>
              <wp:extent cx="4743450" cy="2842260"/>
              <wp:effectExtent l="0" t="0" r="0" b="0"/>
              <wp:wrapTopAndBottom/>
              <wp:docPr id="284" name="Picture 284" descr="W:\OutputData\sduprey\NAR-326\PAPER_PICTURES\ALL\card_post_ranked_return\DJPRinsider-trading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utputData\sduprey\NAR-326\PAPER_PICTURES\ALL\card_post_ranked_return\DJPRinsider-tradingcard_post_ranked_return1best_volatility.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4345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2A7AACAE" w14:textId="77777777" w:rsidR="00F83975" w:rsidRDefault="00F83975" w:rsidP="00F83975">
      <w:pPr>
        <w:rPr>
          <w:moveTo w:id="778" w:author="Stefan Duprey" w:date="2016-11-10T17:21:00Z"/>
          <w:rFonts w:eastAsia="Times New Roman" w:cs="Arial"/>
          <w:b/>
          <w:bCs/>
          <w:kern w:val="32"/>
          <w:sz w:val="32"/>
          <w:szCs w:val="32"/>
        </w:rPr>
      </w:pPr>
    </w:p>
    <w:p w14:paraId="3F3F5618" w14:textId="77777777" w:rsidR="00F83975" w:rsidRDefault="00F83975" w:rsidP="00F83975">
      <w:pPr>
        <w:rPr>
          <w:moveTo w:id="779" w:author="Stefan Duprey" w:date="2016-11-10T17:21:00Z"/>
          <w:rFonts w:eastAsia="Times New Roman" w:cs="Arial"/>
          <w:b/>
          <w:bCs/>
          <w:kern w:val="32"/>
          <w:sz w:val="32"/>
          <w:szCs w:val="32"/>
        </w:rPr>
      </w:pPr>
    </w:p>
    <w:p w14:paraId="7BD6AA1C" w14:textId="77777777" w:rsidR="00F83975" w:rsidRDefault="00F83975" w:rsidP="00F83975">
      <w:pPr>
        <w:rPr>
          <w:moveTo w:id="780" w:author="Stefan Duprey" w:date="2016-11-10T17:21:00Z"/>
          <w:rFonts w:eastAsia="Times New Roman" w:cs="Arial"/>
          <w:b/>
          <w:bCs/>
          <w:kern w:val="32"/>
          <w:sz w:val="32"/>
          <w:szCs w:val="32"/>
        </w:rPr>
      </w:pPr>
      <w:moveTo w:id="781" w:author="Stefan Duprey" w:date="2016-11-10T17:21:00Z">
        <w:r>
          <w:rPr>
            <w:rStyle w:val="SubtitleChar"/>
            <w:b/>
          </w:rPr>
          <w:t>FIGU</w:t>
        </w:r>
        <w:r w:rsidRPr="00DF36BD">
          <w:rPr>
            <w:rStyle w:val="SubtitleChar"/>
            <w:b/>
          </w:rPr>
          <w:t xml:space="preserve">RE </w:t>
        </w:r>
        <w:r>
          <w:rPr>
            <w:rStyle w:val="SubtitleChar"/>
            <w:b/>
          </w:rPr>
          <w:t>26</w:t>
        </w:r>
        <w:r w:rsidRPr="00DF36BD">
          <w:rPr>
            <w:rStyle w:val="SubtitleChar"/>
            <w:b/>
          </w:rPr>
          <w:t>:</w:t>
        </w:r>
        <w:r>
          <w:rPr>
            <w:rStyle w:val="SubtitleChar"/>
            <w:b/>
          </w:rPr>
          <w:t xml:space="preserve"> Abnormal volatility, group Insider Trading, sources DJPR, ranking 5 stars for FREQUENCY</w:t>
        </w:r>
      </w:moveTo>
    </w:p>
    <w:p w14:paraId="7548FABD" w14:textId="77777777" w:rsidR="00F83975" w:rsidRDefault="00F83975" w:rsidP="00F83975">
      <w:pPr>
        <w:rPr>
          <w:moveTo w:id="782" w:author="Stefan Duprey" w:date="2016-11-10T17:21:00Z"/>
          <w:rFonts w:eastAsia="Times New Roman" w:cs="Arial"/>
          <w:b/>
          <w:bCs/>
          <w:kern w:val="32"/>
          <w:sz w:val="32"/>
          <w:szCs w:val="32"/>
        </w:rPr>
      </w:pPr>
    </w:p>
    <w:p w14:paraId="0BC82D8F" w14:textId="77777777" w:rsidR="00F83975" w:rsidRDefault="00F83975" w:rsidP="00F83975">
      <w:pPr>
        <w:rPr>
          <w:moveTo w:id="783" w:author="Stefan Duprey" w:date="2016-11-10T17:21:00Z"/>
          <w:rFonts w:eastAsia="Times New Roman" w:cs="Arial"/>
          <w:b/>
          <w:bCs/>
          <w:kern w:val="32"/>
          <w:sz w:val="32"/>
          <w:szCs w:val="32"/>
        </w:rPr>
      </w:pPr>
    </w:p>
    <w:p w14:paraId="19887508" w14:textId="77777777" w:rsidR="00F83975" w:rsidRDefault="00F83975" w:rsidP="00F83975">
      <w:pPr>
        <w:rPr>
          <w:moveTo w:id="784" w:author="Stefan Duprey" w:date="2016-11-10T17:21:00Z"/>
          <w:rFonts w:eastAsia="Times New Roman" w:cs="Arial"/>
          <w:b/>
          <w:bCs/>
          <w:kern w:val="32"/>
          <w:sz w:val="32"/>
          <w:szCs w:val="32"/>
        </w:rPr>
      </w:pPr>
    </w:p>
    <w:p w14:paraId="22FE8295" w14:textId="77777777" w:rsidR="00F83975" w:rsidRDefault="00F83975" w:rsidP="00F83975">
      <w:pPr>
        <w:rPr>
          <w:moveTo w:id="785" w:author="Stefan Duprey" w:date="2016-11-10T17:21:00Z"/>
          <w:rFonts w:eastAsia="Times New Roman" w:cs="Arial"/>
          <w:b/>
          <w:bCs/>
          <w:kern w:val="32"/>
          <w:sz w:val="32"/>
          <w:szCs w:val="32"/>
        </w:rPr>
      </w:pPr>
    </w:p>
    <w:p w14:paraId="18E45D55" w14:textId="77777777" w:rsidR="00F83975" w:rsidRDefault="00F83975" w:rsidP="00F83975">
      <w:pPr>
        <w:rPr>
          <w:moveTo w:id="786" w:author="Stefan Duprey" w:date="2016-11-10T17:21:00Z"/>
          <w:rFonts w:eastAsia="Times New Roman" w:cs="Arial"/>
          <w:b/>
          <w:bCs/>
          <w:kern w:val="32"/>
          <w:sz w:val="32"/>
          <w:szCs w:val="32"/>
        </w:rPr>
      </w:pPr>
    </w:p>
    <w:p w14:paraId="0BDD3922" w14:textId="77777777" w:rsidR="00F83975" w:rsidRDefault="00F83975" w:rsidP="00F83975">
      <w:pPr>
        <w:rPr>
          <w:moveTo w:id="787" w:author="Stefan Duprey" w:date="2016-11-10T17:21:00Z"/>
          <w:rFonts w:eastAsia="Times New Roman" w:cs="Arial"/>
          <w:b/>
          <w:bCs/>
          <w:kern w:val="32"/>
          <w:sz w:val="32"/>
          <w:szCs w:val="32"/>
        </w:rPr>
      </w:pPr>
    </w:p>
    <w:p w14:paraId="40E58A1E" w14:textId="77777777" w:rsidR="00F83975" w:rsidRDefault="00F83975" w:rsidP="00F83975">
      <w:pPr>
        <w:rPr>
          <w:moveTo w:id="788" w:author="Stefan Duprey" w:date="2016-11-10T17:21:00Z"/>
          <w:rFonts w:eastAsia="Times New Roman" w:cs="Arial"/>
          <w:b/>
          <w:bCs/>
          <w:kern w:val="32"/>
          <w:sz w:val="32"/>
          <w:szCs w:val="32"/>
        </w:rPr>
      </w:pPr>
    </w:p>
    <w:p w14:paraId="40F086A7" w14:textId="77777777" w:rsidR="00F83975" w:rsidRDefault="00F83975" w:rsidP="00F83975">
      <w:pPr>
        <w:rPr>
          <w:moveTo w:id="789" w:author="Stefan Duprey" w:date="2016-11-10T17:21:00Z"/>
          <w:rFonts w:eastAsia="Times New Roman" w:cs="Arial"/>
          <w:b/>
          <w:bCs/>
          <w:kern w:val="32"/>
          <w:sz w:val="32"/>
          <w:szCs w:val="32"/>
        </w:rPr>
      </w:pPr>
      <w:moveTo w:id="790" w:author="Stefan Duprey" w:date="2016-11-10T17:21:00Z">
        <w:r>
          <w:rPr>
            <w:rFonts w:eastAsia="Times New Roman" w:cs="Arial"/>
            <w:b/>
            <w:bCs/>
            <w:kern w:val="32"/>
            <w:sz w:val="32"/>
            <w:szCs w:val="32"/>
          </w:rPr>
          <w:t>Category Frequency and Returns:</w:t>
        </w:r>
      </w:moveTo>
    </w:p>
    <w:p w14:paraId="666A81C4" w14:textId="77777777" w:rsidR="00F83975" w:rsidRDefault="00F83975" w:rsidP="00F83975">
      <w:pPr>
        <w:rPr>
          <w:moveTo w:id="791" w:author="Stefan Duprey" w:date="2016-11-10T17:21:00Z"/>
          <w:rFonts w:eastAsia="Times New Roman" w:cs="Arial"/>
          <w:b/>
          <w:bCs/>
          <w:kern w:val="32"/>
          <w:sz w:val="32"/>
          <w:szCs w:val="32"/>
        </w:rPr>
      </w:pPr>
      <w:moveTo w:id="792" w:author="Stefan Duprey" w:date="2016-11-10T17:21:00Z">
        <w:r>
          <w:rPr>
            <w:rFonts w:eastAsia="Times New Roman" w:cs="Arial"/>
            <w:b/>
            <w:bCs/>
            <w:noProof/>
            <w:kern w:val="32"/>
            <w:sz w:val="32"/>
            <w:szCs w:val="32"/>
            <w:lang w:val="es-ES" w:eastAsia="es-ES"/>
          </w:rPr>
          <w:drawing>
            <wp:anchor distT="0" distB="0" distL="114300" distR="114300" simplePos="0" relativeHeight="251822080" behindDoc="0" locked="0" layoutInCell="1" allowOverlap="1" wp14:anchorId="3C09F369" wp14:editId="64CBCC0C">
              <wp:simplePos x="0" y="0"/>
              <wp:positionH relativeFrom="margin">
                <wp:posOffset>870097</wp:posOffset>
              </wp:positionH>
              <wp:positionV relativeFrom="paragraph">
                <wp:posOffset>347493</wp:posOffset>
              </wp:positionV>
              <wp:extent cx="4646295" cy="2783840"/>
              <wp:effectExtent l="0" t="0" r="1905" b="0"/>
              <wp:wrapTopAndBottom/>
              <wp:docPr id="285" name="Picture 285" descr="W:\OutputData\sduprey\NAR-326\PAPER_PICTURES\ALL\card_post_ranked_return\PREMIUM_PACKanalyst-ratings-change-negative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utputData\sduprey\NAR-326\PAPER_PICTURES\ALL\card_post_ranked_return\PREMIUM_PACKanalyst-ratings-change-negativecard_post_ranked_return1best_retur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4629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1F0138E3" w14:textId="77777777" w:rsidR="00F83975" w:rsidRPr="00314153" w:rsidRDefault="00F83975" w:rsidP="00F83975">
      <w:pPr>
        <w:rPr>
          <w:moveTo w:id="793" w:author="Stefan Duprey" w:date="2016-11-10T17:21:00Z"/>
          <w:rFonts w:eastAsia="Times New Roman" w:cs="Arial"/>
          <w:b/>
          <w:bCs/>
          <w:noProof/>
          <w:kern w:val="32"/>
          <w:sz w:val="32"/>
          <w:szCs w:val="32"/>
          <w:lang w:eastAsia="es-ES"/>
        </w:rPr>
      </w:pPr>
    </w:p>
    <w:p w14:paraId="0CF01989" w14:textId="77777777" w:rsidR="00F83975" w:rsidRPr="00314153" w:rsidRDefault="00F83975" w:rsidP="00F83975">
      <w:pPr>
        <w:rPr>
          <w:moveTo w:id="794" w:author="Stefan Duprey" w:date="2016-11-10T17:21:00Z"/>
          <w:rFonts w:eastAsia="Times New Roman" w:cs="Arial"/>
          <w:b/>
          <w:bCs/>
          <w:noProof/>
          <w:kern w:val="32"/>
          <w:sz w:val="32"/>
          <w:szCs w:val="32"/>
          <w:lang w:eastAsia="es-ES"/>
        </w:rPr>
      </w:pPr>
    </w:p>
    <w:p w14:paraId="721051AB" w14:textId="77777777" w:rsidR="00F83975" w:rsidRPr="00314153" w:rsidRDefault="00F83975" w:rsidP="00F83975">
      <w:pPr>
        <w:rPr>
          <w:moveTo w:id="795" w:author="Stefan Duprey" w:date="2016-11-10T17:21:00Z"/>
          <w:rFonts w:eastAsia="Times New Roman" w:cs="Arial"/>
          <w:b/>
          <w:bCs/>
          <w:noProof/>
          <w:kern w:val="32"/>
          <w:sz w:val="32"/>
          <w:szCs w:val="32"/>
          <w:lang w:eastAsia="es-ES"/>
        </w:rPr>
      </w:pPr>
      <w:moveTo w:id="796" w:author="Stefan Duprey" w:date="2016-11-10T17:21:00Z">
        <w:r>
          <w:rPr>
            <w:rFonts w:eastAsia="Times New Roman" w:cs="Arial"/>
            <w:b/>
            <w:bCs/>
            <w:noProof/>
            <w:kern w:val="32"/>
            <w:sz w:val="32"/>
            <w:szCs w:val="32"/>
            <w:lang w:val="es-ES" w:eastAsia="es-ES"/>
          </w:rPr>
          <w:drawing>
            <wp:anchor distT="0" distB="0" distL="114300" distR="114300" simplePos="0" relativeHeight="251823104" behindDoc="0" locked="0" layoutInCell="1" allowOverlap="1" wp14:anchorId="795FDE71" wp14:editId="6DE59F71">
              <wp:simplePos x="0" y="0"/>
              <wp:positionH relativeFrom="column">
                <wp:posOffset>861060</wp:posOffset>
              </wp:positionH>
              <wp:positionV relativeFrom="paragraph">
                <wp:posOffset>234950</wp:posOffset>
              </wp:positionV>
              <wp:extent cx="4701540" cy="2817495"/>
              <wp:effectExtent l="0" t="0" r="3810" b="1905"/>
              <wp:wrapTopAndBottom/>
              <wp:docPr id="286" name="Picture 286" descr="W:\OutputData\sduprey\NAR-326\PAPER_PICTURES\ALL\card_post_ranked_return\PREMIUM_PACKanalyst-ratings-change-negative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utputData\sduprey\NAR-326\PAPER_PICTURES\ALL\card_post_ranked_return\PREMIUM_PACKanalyst-ratings-change-negativecard_post_ranked_return1best_volatility.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701540"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7719F019" w14:textId="77777777" w:rsidR="00F83975" w:rsidRPr="00314153" w:rsidRDefault="00F83975" w:rsidP="00F83975">
      <w:pPr>
        <w:rPr>
          <w:moveTo w:id="797" w:author="Stefan Duprey" w:date="2016-11-10T17:21:00Z"/>
          <w:rFonts w:eastAsia="Times New Roman" w:cs="Arial"/>
          <w:b/>
          <w:bCs/>
          <w:noProof/>
          <w:kern w:val="32"/>
          <w:sz w:val="32"/>
          <w:szCs w:val="32"/>
          <w:lang w:eastAsia="es-ES"/>
        </w:rPr>
      </w:pPr>
    </w:p>
    <w:p w14:paraId="391CED56" w14:textId="77777777" w:rsidR="00F83975" w:rsidRPr="00314153" w:rsidRDefault="00F83975" w:rsidP="00F83975">
      <w:pPr>
        <w:rPr>
          <w:moveTo w:id="798" w:author="Stefan Duprey" w:date="2016-11-10T17:21:00Z"/>
          <w:rFonts w:eastAsia="Times New Roman" w:cs="Arial"/>
          <w:b/>
          <w:bCs/>
          <w:noProof/>
          <w:kern w:val="32"/>
          <w:sz w:val="32"/>
          <w:szCs w:val="32"/>
          <w:lang w:eastAsia="es-ES"/>
        </w:rPr>
      </w:pPr>
    </w:p>
    <w:p w14:paraId="25C9D8A1" w14:textId="77777777" w:rsidR="00F83975" w:rsidRPr="00314153" w:rsidRDefault="00F83975" w:rsidP="00F83975">
      <w:pPr>
        <w:rPr>
          <w:moveTo w:id="799" w:author="Stefan Duprey" w:date="2016-11-10T17:21:00Z"/>
          <w:rFonts w:eastAsia="Times New Roman" w:cs="Arial"/>
          <w:b/>
          <w:bCs/>
          <w:noProof/>
          <w:kern w:val="32"/>
          <w:sz w:val="32"/>
          <w:szCs w:val="32"/>
          <w:lang w:eastAsia="es-ES"/>
        </w:rPr>
      </w:pPr>
    </w:p>
    <w:p w14:paraId="4B8870E7" w14:textId="77777777" w:rsidR="00F83975" w:rsidRPr="00314153" w:rsidRDefault="00F83975" w:rsidP="00F83975">
      <w:pPr>
        <w:rPr>
          <w:moveTo w:id="800" w:author="Stefan Duprey" w:date="2016-11-10T17:21:00Z"/>
          <w:rFonts w:eastAsia="Times New Roman" w:cs="Arial"/>
          <w:b/>
          <w:bCs/>
          <w:noProof/>
          <w:kern w:val="32"/>
          <w:sz w:val="32"/>
          <w:szCs w:val="32"/>
          <w:lang w:eastAsia="es-ES"/>
        </w:rPr>
      </w:pPr>
    </w:p>
    <w:p w14:paraId="4C6034A5" w14:textId="77777777" w:rsidR="00F83975" w:rsidRPr="00314153" w:rsidRDefault="00F83975" w:rsidP="00F83975">
      <w:pPr>
        <w:rPr>
          <w:moveTo w:id="801" w:author="Stefan Duprey" w:date="2016-11-10T17:21:00Z"/>
          <w:rFonts w:eastAsia="Times New Roman" w:cs="Arial"/>
          <w:b/>
          <w:bCs/>
          <w:noProof/>
          <w:kern w:val="32"/>
          <w:sz w:val="32"/>
          <w:szCs w:val="32"/>
          <w:lang w:eastAsia="es-ES"/>
        </w:rPr>
      </w:pPr>
    </w:p>
    <w:p w14:paraId="21D078E8" w14:textId="77777777" w:rsidR="00F83975" w:rsidRPr="00314153" w:rsidRDefault="00F83975" w:rsidP="00F83975">
      <w:pPr>
        <w:rPr>
          <w:moveTo w:id="802" w:author="Stefan Duprey" w:date="2016-11-10T17:21:00Z"/>
          <w:rFonts w:eastAsia="Times New Roman" w:cs="Arial"/>
          <w:b/>
          <w:bCs/>
          <w:noProof/>
          <w:kern w:val="32"/>
          <w:sz w:val="32"/>
          <w:szCs w:val="32"/>
          <w:lang w:eastAsia="es-ES"/>
        </w:rPr>
      </w:pPr>
    </w:p>
    <w:p w14:paraId="55BB2363" w14:textId="77777777" w:rsidR="00F83975" w:rsidRPr="00314153" w:rsidRDefault="00F83975" w:rsidP="00F83975">
      <w:pPr>
        <w:rPr>
          <w:moveTo w:id="803" w:author="Stefan Duprey" w:date="2016-11-10T17:21:00Z"/>
          <w:rFonts w:eastAsia="Times New Roman" w:cs="Arial"/>
          <w:b/>
          <w:bCs/>
          <w:noProof/>
          <w:kern w:val="32"/>
          <w:sz w:val="32"/>
          <w:szCs w:val="32"/>
          <w:lang w:eastAsia="es-ES"/>
        </w:rPr>
      </w:pPr>
    </w:p>
    <w:p w14:paraId="07497545" w14:textId="77777777" w:rsidR="00F83975" w:rsidRPr="00314153" w:rsidRDefault="00F83975" w:rsidP="00F83975">
      <w:pPr>
        <w:rPr>
          <w:moveTo w:id="804" w:author="Stefan Duprey" w:date="2016-11-10T17:21:00Z"/>
          <w:rFonts w:eastAsia="Times New Roman" w:cs="Arial"/>
          <w:b/>
          <w:bCs/>
          <w:noProof/>
          <w:kern w:val="32"/>
          <w:sz w:val="32"/>
          <w:szCs w:val="32"/>
          <w:lang w:eastAsia="es-ES"/>
        </w:rPr>
      </w:pPr>
    </w:p>
    <w:p w14:paraId="2824858D" w14:textId="77777777" w:rsidR="00F83975" w:rsidRPr="00314153" w:rsidRDefault="00F83975" w:rsidP="00F83975">
      <w:pPr>
        <w:rPr>
          <w:moveTo w:id="805" w:author="Stefan Duprey" w:date="2016-11-10T17:21:00Z"/>
          <w:rFonts w:eastAsia="Times New Roman" w:cs="Arial"/>
          <w:b/>
          <w:bCs/>
          <w:noProof/>
          <w:kern w:val="32"/>
          <w:sz w:val="32"/>
          <w:szCs w:val="32"/>
          <w:lang w:eastAsia="es-ES"/>
        </w:rPr>
      </w:pPr>
      <w:moveTo w:id="806" w:author="Stefan Duprey" w:date="2016-11-10T17:21:00Z">
        <w:r>
          <w:rPr>
            <w:rFonts w:eastAsia="Times New Roman" w:cs="Arial"/>
            <w:b/>
            <w:bCs/>
            <w:noProof/>
            <w:kern w:val="32"/>
            <w:sz w:val="32"/>
            <w:szCs w:val="32"/>
            <w:lang w:val="es-ES" w:eastAsia="es-ES"/>
          </w:rPr>
          <w:drawing>
            <wp:anchor distT="0" distB="0" distL="114300" distR="114300" simplePos="0" relativeHeight="251824128" behindDoc="0" locked="0" layoutInCell="1" allowOverlap="1" wp14:anchorId="1D229EC6" wp14:editId="5431DAFC">
              <wp:simplePos x="0" y="0"/>
              <wp:positionH relativeFrom="column">
                <wp:posOffset>1020283</wp:posOffset>
              </wp:positionH>
              <wp:positionV relativeFrom="paragraph">
                <wp:posOffset>356840</wp:posOffset>
              </wp:positionV>
              <wp:extent cx="4433570" cy="2656840"/>
              <wp:effectExtent l="0" t="0" r="5080" b="0"/>
              <wp:wrapTopAndBottom/>
              <wp:docPr id="287" name="Picture 287" descr="W:\OutputData\sduprey\NAR-326\PAPER_PICTURES\ALL\card_post_ranked_return\PREMIUM_PACKanalyst-ratings-change-positive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utputData\sduprey\NAR-326\PAPER_PICTURES\ALL\card_post_ranked_return\PREMIUM_PACKanalyst-ratings-change-positivecard_post_ranked_return2best_retur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3357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1C242F84" w14:textId="77777777" w:rsidR="00F83975" w:rsidRPr="00314153" w:rsidRDefault="00F83975" w:rsidP="00F83975">
      <w:pPr>
        <w:rPr>
          <w:moveTo w:id="807" w:author="Stefan Duprey" w:date="2016-11-10T17:21:00Z"/>
          <w:rFonts w:eastAsia="Times New Roman" w:cs="Arial"/>
          <w:b/>
          <w:bCs/>
          <w:noProof/>
          <w:kern w:val="32"/>
          <w:sz w:val="32"/>
          <w:szCs w:val="32"/>
          <w:lang w:eastAsia="es-ES"/>
        </w:rPr>
      </w:pPr>
    </w:p>
    <w:p w14:paraId="333FA4C2" w14:textId="77777777" w:rsidR="00F83975" w:rsidRPr="00314153" w:rsidRDefault="00F83975" w:rsidP="00F83975">
      <w:pPr>
        <w:rPr>
          <w:moveTo w:id="808" w:author="Stefan Duprey" w:date="2016-11-10T17:21:00Z"/>
          <w:rFonts w:eastAsia="Times New Roman" w:cs="Arial"/>
          <w:b/>
          <w:bCs/>
          <w:noProof/>
          <w:kern w:val="32"/>
          <w:sz w:val="32"/>
          <w:szCs w:val="32"/>
          <w:lang w:eastAsia="es-ES"/>
        </w:rPr>
      </w:pPr>
    </w:p>
    <w:p w14:paraId="2BA07D18" w14:textId="77777777" w:rsidR="00F83975" w:rsidRPr="00314153" w:rsidRDefault="00F83975" w:rsidP="00F83975">
      <w:pPr>
        <w:rPr>
          <w:moveTo w:id="809" w:author="Stefan Duprey" w:date="2016-11-10T17:21:00Z"/>
          <w:rFonts w:eastAsia="Times New Roman" w:cs="Arial"/>
          <w:b/>
          <w:bCs/>
          <w:noProof/>
          <w:kern w:val="32"/>
          <w:sz w:val="32"/>
          <w:szCs w:val="32"/>
          <w:lang w:eastAsia="es-ES"/>
        </w:rPr>
      </w:pPr>
      <w:moveTo w:id="810" w:author="Stefan Duprey" w:date="2016-11-10T17:21:00Z">
        <w:r>
          <w:rPr>
            <w:rFonts w:eastAsia="Times New Roman" w:cs="Arial"/>
            <w:b/>
            <w:bCs/>
            <w:noProof/>
            <w:kern w:val="32"/>
            <w:sz w:val="32"/>
            <w:szCs w:val="32"/>
            <w:lang w:val="es-ES" w:eastAsia="es-ES"/>
          </w:rPr>
          <w:drawing>
            <wp:anchor distT="0" distB="0" distL="114300" distR="114300" simplePos="0" relativeHeight="251825152" behindDoc="0" locked="0" layoutInCell="1" allowOverlap="1" wp14:anchorId="17AAD336" wp14:editId="0F75740B">
              <wp:simplePos x="0" y="0"/>
              <wp:positionH relativeFrom="column">
                <wp:posOffset>1020490</wp:posOffset>
              </wp:positionH>
              <wp:positionV relativeFrom="paragraph">
                <wp:posOffset>341926</wp:posOffset>
              </wp:positionV>
              <wp:extent cx="4592955" cy="2752090"/>
              <wp:effectExtent l="0" t="0" r="0" b="0"/>
              <wp:wrapTopAndBottom/>
              <wp:docPr id="288" name="Picture 288" descr="W:\OutputData\sduprey\NAR-326\PAPER_PICTURES\ALL\card_post_ranked_return\PREMIUM_PACKanalyst-ratings-change-positive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card_post_ranked_return\PREMIUM_PACKanalyst-ratings-change-positivecard_post_ranked_return2best_volatility.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9295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46EBDAA9" w14:textId="77777777" w:rsidR="00F83975" w:rsidRPr="00314153" w:rsidRDefault="00F83975" w:rsidP="00F83975">
      <w:pPr>
        <w:rPr>
          <w:moveTo w:id="811" w:author="Stefan Duprey" w:date="2016-11-10T17:21:00Z"/>
          <w:rFonts w:eastAsia="Times New Roman" w:cs="Arial"/>
          <w:b/>
          <w:bCs/>
          <w:noProof/>
          <w:kern w:val="32"/>
          <w:sz w:val="32"/>
          <w:szCs w:val="32"/>
          <w:lang w:eastAsia="es-ES"/>
        </w:rPr>
      </w:pPr>
    </w:p>
    <w:p w14:paraId="6130502C" w14:textId="77777777" w:rsidR="00F83975" w:rsidRPr="00314153" w:rsidRDefault="00F83975" w:rsidP="00F83975">
      <w:pPr>
        <w:rPr>
          <w:moveTo w:id="812" w:author="Stefan Duprey" w:date="2016-11-10T17:21:00Z"/>
          <w:rFonts w:eastAsia="Times New Roman" w:cs="Arial"/>
          <w:b/>
          <w:bCs/>
          <w:noProof/>
          <w:kern w:val="32"/>
          <w:sz w:val="32"/>
          <w:szCs w:val="32"/>
          <w:lang w:eastAsia="es-ES"/>
        </w:rPr>
      </w:pPr>
    </w:p>
    <w:p w14:paraId="15808C77" w14:textId="77777777" w:rsidR="00F83975" w:rsidRPr="00314153" w:rsidRDefault="00F83975" w:rsidP="00F83975">
      <w:pPr>
        <w:rPr>
          <w:moveTo w:id="813" w:author="Stefan Duprey" w:date="2016-11-10T17:21:00Z"/>
          <w:rFonts w:eastAsia="Times New Roman" w:cs="Arial"/>
          <w:b/>
          <w:bCs/>
          <w:noProof/>
          <w:kern w:val="32"/>
          <w:sz w:val="32"/>
          <w:szCs w:val="32"/>
          <w:lang w:eastAsia="es-ES"/>
        </w:rPr>
      </w:pPr>
    </w:p>
    <w:p w14:paraId="7F997AF5" w14:textId="77777777" w:rsidR="00F83975" w:rsidRPr="00314153" w:rsidRDefault="00F83975" w:rsidP="00F83975">
      <w:pPr>
        <w:rPr>
          <w:moveTo w:id="814" w:author="Stefan Duprey" w:date="2016-11-10T17:21:00Z"/>
          <w:rFonts w:eastAsia="Times New Roman" w:cs="Arial"/>
          <w:b/>
          <w:bCs/>
          <w:noProof/>
          <w:kern w:val="32"/>
          <w:sz w:val="32"/>
          <w:szCs w:val="32"/>
          <w:lang w:eastAsia="es-ES"/>
        </w:rPr>
      </w:pPr>
    </w:p>
    <w:p w14:paraId="3E0EFF04" w14:textId="77777777" w:rsidR="00F83975" w:rsidRPr="00314153" w:rsidRDefault="00F83975" w:rsidP="00F83975">
      <w:pPr>
        <w:rPr>
          <w:moveTo w:id="815" w:author="Stefan Duprey" w:date="2016-11-10T17:21:00Z"/>
          <w:rFonts w:eastAsia="Times New Roman" w:cs="Arial"/>
          <w:b/>
          <w:bCs/>
          <w:noProof/>
          <w:kern w:val="32"/>
          <w:sz w:val="32"/>
          <w:szCs w:val="32"/>
          <w:lang w:eastAsia="es-ES"/>
        </w:rPr>
      </w:pPr>
    </w:p>
    <w:p w14:paraId="605A1996" w14:textId="77777777" w:rsidR="00F83975" w:rsidRPr="00314153" w:rsidRDefault="00F83975" w:rsidP="00F83975">
      <w:pPr>
        <w:rPr>
          <w:moveTo w:id="816" w:author="Stefan Duprey" w:date="2016-11-10T17:21:00Z"/>
          <w:rFonts w:eastAsia="Times New Roman" w:cs="Arial"/>
          <w:b/>
          <w:bCs/>
          <w:noProof/>
          <w:kern w:val="32"/>
          <w:sz w:val="32"/>
          <w:szCs w:val="32"/>
          <w:lang w:eastAsia="es-ES"/>
        </w:rPr>
      </w:pPr>
    </w:p>
    <w:p w14:paraId="7B948739" w14:textId="77777777" w:rsidR="00F83975" w:rsidRPr="00314153" w:rsidRDefault="00F83975" w:rsidP="00F83975">
      <w:pPr>
        <w:rPr>
          <w:moveTo w:id="817" w:author="Stefan Duprey" w:date="2016-11-10T17:21:00Z"/>
          <w:rFonts w:eastAsia="Times New Roman" w:cs="Arial"/>
          <w:b/>
          <w:bCs/>
          <w:noProof/>
          <w:kern w:val="32"/>
          <w:sz w:val="32"/>
          <w:szCs w:val="32"/>
          <w:lang w:eastAsia="es-ES"/>
        </w:rPr>
      </w:pPr>
    </w:p>
    <w:p w14:paraId="0C149FF4" w14:textId="77777777" w:rsidR="00F83975" w:rsidRPr="00314153" w:rsidRDefault="00F83975" w:rsidP="00F83975">
      <w:pPr>
        <w:rPr>
          <w:moveTo w:id="818" w:author="Stefan Duprey" w:date="2016-11-10T17:21:00Z"/>
          <w:rFonts w:eastAsia="Times New Roman" w:cs="Arial"/>
          <w:b/>
          <w:bCs/>
          <w:noProof/>
          <w:kern w:val="32"/>
          <w:sz w:val="32"/>
          <w:szCs w:val="32"/>
          <w:lang w:eastAsia="es-ES"/>
        </w:rPr>
      </w:pPr>
    </w:p>
    <w:p w14:paraId="0E490C11" w14:textId="77777777" w:rsidR="00F83975" w:rsidRPr="00314153" w:rsidRDefault="00F83975" w:rsidP="00F83975">
      <w:pPr>
        <w:rPr>
          <w:moveTo w:id="819" w:author="Stefan Duprey" w:date="2016-11-10T17:21:00Z"/>
          <w:rFonts w:eastAsia="Times New Roman" w:cs="Arial"/>
          <w:b/>
          <w:bCs/>
          <w:noProof/>
          <w:kern w:val="32"/>
          <w:sz w:val="32"/>
          <w:szCs w:val="32"/>
          <w:lang w:eastAsia="es-ES"/>
        </w:rPr>
      </w:pPr>
      <w:moveTo w:id="820" w:author="Stefan Duprey" w:date="2016-11-10T17:21:00Z">
        <w:r>
          <w:rPr>
            <w:rFonts w:eastAsia="Times New Roman" w:cs="Arial"/>
            <w:b/>
            <w:bCs/>
            <w:noProof/>
            <w:kern w:val="32"/>
            <w:sz w:val="32"/>
            <w:szCs w:val="32"/>
            <w:lang w:val="es-ES" w:eastAsia="es-ES"/>
          </w:rPr>
          <w:drawing>
            <wp:anchor distT="0" distB="0" distL="114300" distR="114300" simplePos="0" relativeHeight="251826176" behindDoc="0" locked="0" layoutInCell="1" allowOverlap="1" wp14:anchorId="27F19108" wp14:editId="79559ADF">
              <wp:simplePos x="0" y="0"/>
              <wp:positionH relativeFrom="margin">
                <wp:align>center</wp:align>
              </wp:positionH>
              <wp:positionV relativeFrom="paragraph">
                <wp:posOffset>218780</wp:posOffset>
              </wp:positionV>
              <wp:extent cx="4204335" cy="2519680"/>
              <wp:effectExtent l="0" t="0" r="5715" b="0"/>
              <wp:wrapTopAndBottom/>
              <wp:docPr id="289" name="Picture 289" descr="W:\OutputData\sduprey\NAR-326\PAPER_PICTURES\ALL\card_post_ranked_return\DJPRcredit-rating-downgrade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utputData\sduprey\NAR-326\PAPER_PICTURES\ALL\card_post_ranked_return\DJPRcredit-rating-downgradecard_post_ranked_return1best_retur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043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23609309" w14:textId="77777777" w:rsidR="00F83975" w:rsidRPr="00314153" w:rsidRDefault="00F83975" w:rsidP="00F83975">
      <w:pPr>
        <w:rPr>
          <w:moveTo w:id="821" w:author="Stefan Duprey" w:date="2016-11-10T17:21:00Z"/>
          <w:rFonts w:eastAsia="Times New Roman" w:cs="Arial"/>
          <w:b/>
          <w:bCs/>
          <w:noProof/>
          <w:kern w:val="32"/>
          <w:sz w:val="32"/>
          <w:szCs w:val="32"/>
          <w:lang w:eastAsia="es-ES"/>
        </w:rPr>
      </w:pPr>
    </w:p>
    <w:p w14:paraId="4AF59636" w14:textId="77777777" w:rsidR="00F83975" w:rsidRPr="00314153" w:rsidRDefault="00F83975" w:rsidP="00F83975">
      <w:pPr>
        <w:rPr>
          <w:moveTo w:id="822" w:author="Stefan Duprey" w:date="2016-11-10T17:21:00Z"/>
          <w:rFonts w:eastAsia="Times New Roman" w:cs="Arial"/>
          <w:b/>
          <w:bCs/>
          <w:noProof/>
          <w:kern w:val="32"/>
          <w:sz w:val="32"/>
          <w:szCs w:val="32"/>
          <w:lang w:eastAsia="es-ES"/>
        </w:rPr>
      </w:pPr>
    </w:p>
    <w:p w14:paraId="4A907C91" w14:textId="77777777" w:rsidR="00F83975" w:rsidRPr="00314153" w:rsidRDefault="00F83975" w:rsidP="00F83975">
      <w:pPr>
        <w:rPr>
          <w:moveTo w:id="823" w:author="Stefan Duprey" w:date="2016-11-10T17:21:00Z"/>
          <w:rFonts w:eastAsia="Times New Roman" w:cs="Arial"/>
          <w:b/>
          <w:bCs/>
          <w:noProof/>
          <w:kern w:val="32"/>
          <w:sz w:val="32"/>
          <w:szCs w:val="32"/>
          <w:lang w:eastAsia="es-ES"/>
        </w:rPr>
      </w:pPr>
    </w:p>
    <w:p w14:paraId="2407B68C" w14:textId="77777777" w:rsidR="00F83975" w:rsidRPr="00314153" w:rsidRDefault="00F83975" w:rsidP="00F83975">
      <w:pPr>
        <w:rPr>
          <w:moveTo w:id="824" w:author="Stefan Duprey" w:date="2016-11-10T17:21:00Z"/>
          <w:rFonts w:eastAsia="Times New Roman" w:cs="Arial"/>
          <w:b/>
          <w:bCs/>
          <w:noProof/>
          <w:kern w:val="32"/>
          <w:sz w:val="32"/>
          <w:szCs w:val="32"/>
          <w:lang w:eastAsia="es-ES"/>
        </w:rPr>
      </w:pPr>
    </w:p>
    <w:p w14:paraId="56F2D39A" w14:textId="77777777" w:rsidR="00F83975" w:rsidRPr="00314153" w:rsidRDefault="00F83975" w:rsidP="00F83975">
      <w:pPr>
        <w:rPr>
          <w:moveTo w:id="825" w:author="Stefan Duprey" w:date="2016-11-10T17:21:00Z"/>
          <w:rFonts w:eastAsia="Times New Roman" w:cs="Arial"/>
          <w:b/>
          <w:bCs/>
          <w:noProof/>
          <w:kern w:val="32"/>
          <w:sz w:val="32"/>
          <w:szCs w:val="32"/>
          <w:lang w:eastAsia="es-ES"/>
        </w:rPr>
      </w:pPr>
      <w:moveTo w:id="826" w:author="Stefan Duprey" w:date="2016-11-10T17:21:00Z">
        <w:r>
          <w:rPr>
            <w:rFonts w:eastAsia="Times New Roman" w:cs="Arial"/>
            <w:b/>
            <w:bCs/>
            <w:noProof/>
            <w:kern w:val="32"/>
            <w:sz w:val="32"/>
            <w:szCs w:val="32"/>
            <w:lang w:val="es-ES" w:eastAsia="es-ES"/>
          </w:rPr>
          <w:drawing>
            <wp:anchor distT="0" distB="0" distL="114300" distR="114300" simplePos="0" relativeHeight="251827200" behindDoc="0" locked="0" layoutInCell="1" allowOverlap="1" wp14:anchorId="64235B57" wp14:editId="3B73FC09">
              <wp:simplePos x="0" y="0"/>
              <wp:positionH relativeFrom="margin">
                <wp:align>center</wp:align>
              </wp:positionH>
              <wp:positionV relativeFrom="paragraph">
                <wp:posOffset>207749</wp:posOffset>
              </wp:positionV>
              <wp:extent cx="4346575" cy="2604770"/>
              <wp:effectExtent l="0" t="0" r="0" b="5080"/>
              <wp:wrapTopAndBottom/>
              <wp:docPr id="290" name="Picture 290" descr="W:\OutputData\sduprey\NAR-326\PAPER_PICTURES\ALL\card_post_ranked_return\DJPRcredit-rating-downgrade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utputData\sduprey\NAR-326\PAPER_PICTURES\ALL\card_post_ranked_return\DJPRcredit-rating-downgradecard_post_ranked_return1best_volatility.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46575"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3CACA45F" w14:textId="77777777" w:rsidR="00F83975" w:rsidRPr="00314153" w:rsidRDefault="00F83975" w:rsidP="00F83975">
      <w:pPr>
        <w:rPr>
          <w:moveTo w:id="827" w:author="Stefan Duprey" w:date="2016-11-10T17:21:00Z"/>
          <w:rFonts w:eastAsia="Times New Roman" w:cs="Arial"/>
          <w:b/>
          <w:bCs/>
          <w:noProof/>
          <w:kern w:val="32"/>
          <w:sz w:val="32"/>
          <w:szCs w:val="32"/>
          <w:lang w:eastAsia="es-ES"/>
        </w:rPr>
      </w:pPr>
    </w:p>
    <w:p w14:paraId="462A99CB" w14:textId="77777777" w:rsidR="00F83975" w:rsidRPr="00314153" w:rsidRDefault="00F83975" w:rsidP="00F83975">
      <w:pPr>
        <w:rPr>
          <w:moveTo w:id="828" w:author="Stefan Duprey" w:date="2016-11-10T17:21:00Z"/>
          <w:rFonts w:eastAsia="Times New Roman" w:cs="Arial"/>
          <w:b/>
          <w:bCs/>
          <w:noProof/>
          <w:kern w:val="32"/>
          <w:sz w:val="32"/>
          <w:szCs w:val="32"/>
          <w:lang w:eastAsia="es-ES"/>
        </w:rPr>
      </w:pPr>
    </w:p>
    <w:p w14:paraId="6B5ACCF2" w14:textId="77777777" w:rsidR="00F83975" w:rsidRPr="00314153" w:rsidRDefault="00F83975" w:rsidP="00F83975">
      <w:pPr>
        <w:rPr>
          <w:moveTo w:id="829" w:author="Stefan Duprey" w:date="2016-11-10T17:21:00Z"/>
          <w:rFonts w:eastAsia="Times New Roman" w:cs="Arial"/>
          <w:b/>
          <w:bCs/>
          <w:noProof/>
          <w:kern w:val="32"/>
          <w:sz w:val="32"/>
          <w:szCs w:val="32"/>
          <w:lang w:eastAsia="es-ES"/>
        </w:rPr>
      </w:pPr>
    </w:p>
    <w:p w14:paraId="157555B4" w14:textId="77777777" w:rsidR="00F83975" w:rsidRPr="00314153" w:rsidRDefault="00F83975" w:rsidP="00F83975">
      <w:pPr>
        <w:rPr>
          <w:moveTo w:id="830" w:author="Stefan Duprey" w:date="2016-11-10T17:21:00Z"/>
          <w:rFonts w:eastAsia="Times New Roman" w:cs="Arial"/>
          <w:b/>
          <w:bCs/>
          <w:noProof/>
          <w:kern w:val="32"/>
          <w:sz w:val="32"/>
          <w:szCs w:val="32"/>
          <w:lang w:eastAsia="es-ES"/>
        </w:rPr>
      </w:pPr>
    </w:p>
    <w:p w14:paraId="5165A28C" w14:textId="77777777" w:rsidR="00F83975" w:rsidRDefault="00F83975" w:rsidP="00F83975">
      <w:pPr>
        <w:rPr>
          <w:moveTo w:id="831" w:author="Stefan Duprey" w:date="2016-11-10T17:21:00Z"/>
          <w:rFonts w:eastAsia="Times New Roman" w:cs="Arial"/>
          <w:b/>
          <w:bCs/>
          <w:kern w:val="32"/>
          <w:sz w:val="32"/>
          <w:szCs w:val="32"/>
        </w:rPr>
      </w:pPr>
    </w:p>
    <w:p w14:paraId="4319ABA0" w14:textId="77777777" w:rsidR="00F83975" w:rsidRDefault="00F83975" w:rsidP="00F83975">
      <w:pPr>
        <w:rPr>
          <w:moveTo w:id="832" w:author="Stefan Duprey" w:date="2016-11-10T17:21:00Z"/>
          <w:rFonts w:eastAsia="Times New Roman" w:cs="Arial"/>
          <w:b/>
          <w:bCs/>
          <w:kern w:val="32"/>
          <w:sz w:val="32"/>
          <w:szCs w:val="32"/>
        </w:rPr>
      </w:pPr>
    </w:p>
    <w:p w14:paraId="4ADA0000" w14:textId="77777777" w:rsidR="00F83975" w:rsidRDefault="00F83975" w:rsidP="00F83975">
      <w:pPr>
        <w:rPr>
          <w:moveTo w:id="833" w:author="Stefan Duprey" w:date="2016-11-10T17:21:00Z"/>
          <w:rFonts w:eastAsia="Times New Roman" w:cs="Arial"/>
          <w:b/>
          <w:bCs/>
          <w:kern w:val="32"/>
          <w:sz w:val="32"/>
          <w:szCs w:val="32"/>
        </w:rPr>
      </w:pPr>
      <w:moveTo w:id="834" w:author="Stefan Duprey" w:date="2016-11-10T17:21:00Z">
        <w:r>
          <w:rPr>
            <w:rFonts w:eastAsia="Times New Roman" w:cs="Arial"/>
            <w:b/>
            <w:bCs/>
            <w:noProof/>
            <w:kern w:val="32"/>
            <w:sz w:val="32"/>
            <w:szCs w:val="32"/>
            <w:lang w:val="es-ES" w:eastAsia="es-ES"/>
          </w:rPr>
          <w:drawing>
            <wp:anchor distT="0" distB="0" distL="114300" distR="114300" simplePos="0" relativeHeight="251828224" behindDoc="0" locked="0" layoutInCell="1" allowOverlap="1" wp14:anchorId="6B98C088" wp14:editId="5E1F0463">
              <wp:simplePos x="0" y="0"/>
              <wp:positionH relativeFrom="column">
                <wp:posOffset>1299491</wp:posOffset>
              </wp:positionH>
              <wp:positionV relativeFrom="paragraph">
                <wp:posOffset>298494</wp:posOffset>
              </wp:positionV>
              <wp:extent cx="3867150" cy="2317115"/>
              <wp:effectExtent l="0" t="0" r="0" b="6985"/>
              <wp:wrapTopAndBottom/>
              <wp:docPr id="291" name="Picture 291" descr="W:\OutputData\sduprey\NAR-326\PAPER_PICTURES\ALL\card_post_ranked_return\DJPRcredit-rating-outlook-negative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utputData\sduprey\NAR-326\PAPER_PICTURES\ALL\card_post_ranked_return\DJPRcredit-rating-outlook-negativecard_post_ranked_return2best_retur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6715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283EE8E7" w14:textId="77777777" w:rsidR="00F83975" w:rsidRDefault="00F83975" w:rsidP="00F83975">
      <w:pPr>
        <w:rPr>
          <w:moveTo w:id="835" w:author="Stefan Duprey" w:date="2016-11-10T17:21:00Z"/>
          <w:rFonts w:eastAsia="Times New Roman" w:cs="Arial"/>
          <w:b/>
          <w:bCs/>
          <w:kern w:val="32"/>
          <w:sz w:val="32"/>
          <w:szCs w:val="32"/>
        </w:rPr>
      </w:pPr>
    </w:p>
    <w:p w14:paraId="1079A4C9" w14:textId="77777777" w:rsidR="00F83975" w:rsidRDefault="00F83975" w:rsidP="00F83975">
      <w:pPr>
        <w:rPr>
          <w:moveTo w:id="836" w:author="Stefan Duprey" w:date="2016-11-10T17:21:00Z"/>
          <w:rFonts w:eastAsia="Times New Roman" w:cs="Arial"/>
          <w:b/>
          <w:bCs/>
          <w:kern w:val="32"/>
          <w:sz w:val="32"/>
          <w:szCs w:val="32"/>
        </w:rPr>
      </w:pPr>
    </w:p>
    <w:p w14:paraId="25B375B5" w14:textId="77777777" w:rsidR="00F83975" w:rsidRDefault="00F83975" w:rsidP="00F83975">
      <w:pPr>
        <w:rPr>
          <w:moveTo w:id="837" w:author="Stefan Duprey" w:date="2016-11-10T17:21:00Z"/>
          <w:rFonts w:eastAsia="Times New Roman" w:cs="Arial"/>
          <w:b/>
          <w:bCs/>
          <w:kern w:val="32"/>
          <w:sz w:val="32"/>
          <w:szCs w:val="32"/>
        </w:rPr>
      </w:pPr>
    </w:p>
    <w:p w14:paraId="70B76D8E" w14:textId="77777777" w:rsidR="00F83975" w:rsidRDefault="00F83975" w:rsidP="00F83975">
      <w:pPr>
        <w:rPr>
          <w:moveTo w:id="838" w:author="Stefan Duprey" w:date="2016-11-10T17:21:00Z"/>
          <w:rFonts w:eastAsia="Times New Roman" w:cs="Arial"/>
          <w:b/>
          <w:bCs/>
          <w:kern w:val="32"/>
          <w:sz w:val="32"/>
          <w:szCs w:val="32"/>
        </w:rPr>
      </w:pPr>
    </w:p>
    <w:p w14:paraId="47F2C165" w14:textId="77777777" w:rsidR="00F83975" w:rsidRDefault="00F83975" w:rsidP="00F83975">
      <w:pPr>
        <w:rPr>
          <w:moveTo w:id="839" w:author="Stefan Duprey" w:date="2016-11-10T17:21:00Z"/>
          <w:rFonts w:eastAsia="Times New Roman" w:cs="Arial"/>
          <w:b/>
          <w:bCs/>
          <w:kern w:val="32"/>
          <w:sz w:val="32"/>
          <w:szCs w:val="32"/>
        </w:rPr>
      </w:pPr>
    </w:p>
    <w:p w14:paraId="46F20D3E" w14:textId="77777777" w:rsidR="00F83975" w:rsidRDefault="00F83975" w:rsidP="00F83975">
      <w:pPr>
        <w:rPr>
          <w:moveTo w:id="840" w:author="Stefan Duprey" w:date="2016-11-10T17:21:00Z"/>
          <w:rFonts w:eastAsia="Times New Roman" w:cs="Arial"/>
          <w:b/>
          <w:bCs/>
          <w:kern w:val="32"/>
          <w:sz w:val="32"/>
          <w:szCs w:val="32"/>
        </w:rPr>
      </w:pPr>
      <w:moveTo w:id="841" w:author="Stefan Duprey" w:date="2016-11-10T17:21:00Z">
        <w:r>
          <w:rPr>
            <w:rFonts w:eastAsia="Times New Roman" w:cs="Arial"/>
            <w:b/>
            <w:bCs/>
            <w:noProof/>
            <w:kern w:val="32"/>
            <w:sz w:val="32"/>
            <w:szCs w:val="32"/>
            <w:lang w:val="es-ES" w:eastAsia="es-ES"/>
          </w:rPr>
          <w:drawing>
            <wp:anchor distT="0" distB="0" distL="114300" distR="114300" simplePos="0" relativeHeight="251829248" behindDoc="0" locked="0" layoutInCell="1" allowOverlap="1" wp14:anchorId="66F821DB" wp14:editId="5837AADE">
              <wp:simplePos x="0" y="0"/>
              <wp:positionH relativeFrom="margin">
                <wp:posOffset>1358132</wp:posOffset>
              </wp:positionH>
              <wp:positionV relativeFrom="paragraph">
                <wp:posOffset>434813</wp:posOffset>
              </wp:positionV>
              <wp:extent cx="3884930" cy="2327275"/>
              <wp:effectExtent l="0" t="0" r="1270" b="0"/>
              <wp:wrapTopAndBottom/>
              <wp:docPr id="292" name="Picture 292" descr="W:\OutputData\sduprey\NAR-326\PAPER_PICTURES\ALL\card_post_ranked_return\DJPRcredit-rating-outlook-negative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utputData\sduprey\NAR-326\PAPER_PICTURES\ALL\card_post_ranked_return\DJPRcredit-rating-outlook-negativecard_post_ranked_return2best_volatility.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493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4EF2DD49" w14:textId="77777777" w:rsidR="00F83975" w:rsidRDefault="00F83975" w:rsidP="00F83975">
      <w:pPr>
        <w:rPr>
          <w:moveTo w:id="842" w:author="Stefan Duprey" w:date="2016-11-10T17:21:00Z"/>
          <w:rFonts w:eastAsia="Times New Roman" w:cs="Arial"/>
          <w:b/>
          <w:bCs/>
          <w:kern w:val="32"/>
          <w:sz w:val="32"/>
          <w:szCs w:val="32"/>
        </w:rPr>
      </w:pPr>
    </w:p>
    <w:p w14:paraId="56202A96" w14:textId="77777777" w:rsidR="00F83975" w:rsidRDefault="00F83975" w:rsidP="00F83975">
      <w:pPr>
        <w:rPr>
          <w:moveTo w:id="843" w:author="Stefan Duprey" w:date="2016-11-10T17:21:00Z"/>
          <w:rFonts w:eastAsia="Times New Roman" w:cs="Arial"/>
          <w:b/>
          <w:bCs/>
          <w:kern w:val="32"/>
          <w:sz w:val="32"/>
          <w:szCs w:val="32"/>
        </w:rPr>
      </w:pPr>
    </w:p>
    <w:p w14:paraId="2B0E9A01" w14:textId="77777777" w:rsidR="00F83975" w:rsidRDefault="00F83975" w:rsidP="00F83975">
      <w:pPr>
        <w:rPr>
          <w:moveTo w:id="844" w:author="Stefan Duprey" w:date="2016-11-10T17:21:00Z"/>
          <w:rFonts w:eastAsia="Times New Roman" w:cs="Arial"/>
          <w:b/>
          <w:bCs/>
          <w:kern w:val="32"/>
          <w:sz w:val="32"/>
          <w:szCs w:val="32"/>
        </w:rPr>
      </w:pPr>
    </w:p>
    <w:p w14:paraId="6A36E636" w14:textId="77777777" w:rsidR="00F83975" w:rsidRDefault="00F83975" w:rsidP="00F83975">
      <w:pPr>
        <w:rPr>
          <w:moveTo w:id="845" w:author="Stefan Duprey" w:date="2016-11-10T17:21:00Z"/>
          <w:rFonts w:eastAsia="Times New Roman" w:cs="Arial"/>
          <w:b/>
          <w:bCs/>
          <w:kern w:val="32"/>
          <w:sz w:val="32"/>
          <w:szCs w:val="32"/>
        </w:rPr>
      </w:pPr>
    </w:p>
    <w:p w14:paraId="572A9B41" w14:textId="77777777" w:rsidR="00F83975" w:rsidRDefault="00F83975" w:rsidP="00F83975">
      <w:pPr>
        <w:rPr>
          <w:moveTo w:id="846" w:author="Stefan Duprey" w:date="2016-11-10T17:21:00Z"/>
          <w:rFonts w:eastAsia="Times New Roman" w:cs="Arial"/>
          <w:b/>
          <w:bCs/>
          <w:kern w:val="32"/>
          <w:sz w:val="32"/>
          <w:szCs w:val="32"/>
        </w:rPr>
      </w:pPr>
    </w:p>
    <w:p w14:paraId="1892ED33" w14:textId="77777777" w:rsidR="00F83975" w:rsidRDefault="00F83975" w:rsidP="00F83975">
      <w:pPr>
        <w:rPr>
          <w:moveTo w:id="847" w:author="Stefan Duprey" w:date="2016-11-10T17:21:00Z"/>
          <w:rFonts w:eastAsia="Times New Roman" w:cs="Arial"/>
          <w:b/>
          <w:bCs/>
          <w:kern w:val="32"/>
          <w:sz w:val="32"/>
          <w:szCs w:val="32"/>
        </w:rPr>
      </w:pPr>
    </w:p>
    <w:p w14:paraId="57A2762C" w14:textId="77777777" w:rsidR="00F83975" w:rsidRDefault="00F83975" w:rsidP="00F83975">
      <w:pPr>
        <w:rPr>
          <w:moveTo w:id="848" w:author="Stefan Duprey" w:date="2016-11-10T17:21:00Z"/>
          <w:rFonts w:eastAsia="Times New Roman" w:cs="Arial"/>
          <w:b/>
          <w:bCs/>
          <w:kern w:val="32"/>
          <w:sz w:val="32"/>
          <w:szCs w:val="32"/>
        </w:rPr>
      </w:pPr>
    </w:p>
    <w:p w14:paraId="0E9C5C1D" w14:textId="77777777" w:rsidR="00F83975" w:rsidRDefault="00F83975" w:rsidP="00F83975">
      <w:pPr>
        <w:rPr>
          <w:moveTo w:id="849" w:author="Stefan Duprey" w:date="2016-11-10T17:21:00Z"/>
          <w:rFonts w:eastAsia="Times New Roman" w:cs="Arial"/>
          <w:b/>
          <w:bCs/>
          <w:kern w:val="32"/>
          <w:sz w:val="32"/>
          <w:szCs w:val="32"/>
        </w:rPr>
      </w:pPr>
    </w:p>
    <w:p w14:paraId="1F868E1E" w14:textId="77777777" w:rsidR="00F83975" w:rsidRDefault="00F83975" w:rsidP="00F83975">
      <w:pPr>
        <w:rPr>
          <w:moveTo w:id="850" w:author="Stefan Duprey" w:date="2016-11-10T17:21:00Z"/>
          <w:rFonts w:eastAsia="Times New Roman" w:cs="Arial"/>
          <w:b/>
          <w:bCs/>
          <w:kern w:val="32"/>
          <w:sz w:val="32"/>
          <w:szCs w:val="32"/>
        </w:rPr>
      </w:pPr>
    </w:p>
    <w:p w14:paraId="0806D69D" w14:textId="77777777" w:rsidR="00F83975" w:rsidRDefault="00F83975" w:rsidP="00F83975">
      <w:pPr>
        <w:rPr>
          <w:moveTo w:id="851" w:author="Stefan Duprey" w:date="2016-11-10T17:21:00Z"/>
          <w:rFonts w:eastAsia="Times New Roman" w:cs="Arial"/>
          <w:b/>
          <w:bCs/>
          <w:kern w:val="32"/>
          <w:sz w:val="32"/>
          <w:szCs w:val="32"/>
        </w:rPr>
      </w:pPr>
    </w:p>
    <w:p w14:paraId="096403FB" w14:textId="77777777" w:rsidR="00F83975" w:rsidRDefault="00F83975" w:rsidP="00F83975">
      <w:pPr>
        <w:rPr>
          <w:moveTo w:id="852" w:author="Stefan Duprey" w:date="2016-11-10T17:21:00Z"/>
          <w:rFonts w:eastAsia="Times New Roman" w:cs="Arial"/>
          <w:b/>
          <w:bCs/>
          <w:kern w:val="32"/>
          <w:sz w:val="32"/>
          <w:szCs w:val="32"/>
        </w:rPr>
      </w:pPr>
      <w:moveTo w:id="853" w:author="Stefan Duprey" w:date="2016-11-10T17:21:00Z">
        <w:r>
          <w:rPr>
            <w:rFonts w:eastAsia="Times New Roman" w:cs="Arial"/>
            <w:b/>
            <w:bCs/>
            <w:noProof/>
            <w:kern w:val="32"/>
            <w:sz w:val="32"/>
            <w:szCs w:val="32"/>
            <w:lang w:val="es-ES" w:eastAsia="es-ES"/>
          </w:rPr>
          <w:drawing>
            <wp:anchor distT="0" distB="0" distL="114300" distR="114300" simplePos="0" relativeHeight="251830272" behindDoc="0" locked="0" layoutInCell="1" allowOverlap="1" wp14:anchorId="6AA2FE75" wp14:editId="0A08B95B">
              <wp:simplePos x="0" y="0"/>
              <wp:positionH relativeFrom="margin">
                <wp:posOffset>641055</wp:posOffset>
              </wp:positionH>
              <wp:positionV relativeFrom="paragraph">
                <wp:posOffset>218942</wp:posOffset>
              </wp:positionV>
              <wp:extent cx="4772025" cy="2859405"/>
              <wp:effectExtent l="0" t="0" r="9525" b="0"/>
              <wp:wrapTopAndBottom/>
              <wp:docPr id="293" name="Picture 293" descr="W:\OutputData\sduprey\NAR-326\PAPER_PICTURES\ALL\card_post_ranked_return\DJPRinsider-buy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utputData\sduprey\NAR-326\PAPER_PICTURES\ALL\card_post_ranked_return\DJPRinsider-buycard_post_ranked_return1best_return.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72025" cy="285940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5CF95779" w14:textId="77777777" w:rsidR="00F83975" w:rsidRDefault="00F83975" w:rsidP="00F83975">
      <w:pPr>
        <w:rPr>
          <w:moveTo w:id="854" w:author="Stefan Duprey" w:date="2016-11-10T17:21:00Z"/>
          <w:rFonts w:eastAsia="Times New Roman" w:cs="Arial"/>
          <w:b/>
          <w:bCs/>
          <w:kern w:val="32"/>
          <w:sz w:val="32"/>
          <w:szCs w:val="32"/>
        </w:rPr>
      </w:pPr>
    </w:p>
    <w:p w14:paraId="649DAC00" w14:textId="77777777" w:rsidR="00F83975" w:rsidRDefault="00F83975" w:rsidP="00F83975">
      <w:pPr>
        <w:rPr>
          <w:moveTo w:id="855" w:author="Stefan Duprey" w:date="2016-11-10T17:21:00Z"/>
          <w:rFonts w:eastAsia="Times New Roman" w:cs="Arial"/>
          <w:b/>
          <w:bCs/>
          <w:kern w:val="32"/>
          <w:sz w:val="32"/>
          <w:szCs w:val="32"/>
        </w:rPr>
      </w:pPr>
    </w:p>
    <w:p w14:paraId="0FDC5D2F" w14:textId="77777777" w:rsidR="00F83975" w:rsidRDefault="00F83975" w:rsidP="00F83975">
      <w:pPr>
        <w:rPr>
          <w:moveTo w:id="856" w:author="Stefan Duprey" w:date="2016-11-10T17:21:00Z"/>
          <w:rFonts w:eastAsia="Times New Roman" w:cs="Arial"/>
          <w:b/>
          <w:bCs/>
          <w:kern w:val="32"/>
          <w:sz w:val="32"/>
          <w:szCs w:val="32"/>
        </w:rPr>
      </w:pPr>
    </w:p>
    <w:p w14:paraId="13EF9E1B" w14:textId="77777777" w:rsidR="00F83975" w:rsidRDefault="00F83975" w:rsidP="00F83975">
      <w:pPr>
        <w:rPr>
          <w:moveTo w:id="857" w:author="Stefan Duprey" w:date="2016-11-10T17:21:00Z"/>
          <w:rFonts w:eastAsia="Times New Roman" w:cs="Arial"/>
          <w:b/>
          <w:bCs/>
          <w:kern w:val="32"/>
          <w:sz w:val="32"/>
          <w:szCs w:val="32"/>
        </w:rPr>
      </w:pPr>
    </w:p>
    <w:p w14:paraId="6A9136F7" w14:textId="77777777" w:rsidR="00F83975" w:rsidRDefault="00F83975" w:rsidP="00F83975">
      <w:pPr>
        <w:rPr>
          <w:moveTo w:id="858" w:author="Stefan Duprey" w:date="2016-11-10T17:21:00Z"/>
          <w:rFonts w:eastAsia="Times New Roman" w:cs="Arial"/>
          <w:b/>
          <w:bCs/>
          <w:kern w:val="32"/>
          <w:sz w:val="32"/>
          <w:szCs w:val="32"/>
        </w:rPr>
      </w:pPr>
    </w:p>
    <w:p w14:paraId="5FF694AB" w14:textId="77777777" w:rsidR="00F83975" w:rsidRDefault="00F83975" w:rsidP="00F83975">
      <w:pPr>
        <w:rPr>
          <w:moveTo w:id="859" w:author="Stefan Duprey" w:date="2016-11-10T17:21:00Z"/>
          <w:rFonts w:eastAsia="Times New Roman" w:cs="Arial"/>
          <w:b/>
          <w:bCs/>
          <w:kern w:val="32"/>
          <w:sz w:val="32"/>
          <w:szCs w:val="32"/>
        </w:rPr>
      </w:pPr>
    </w:p>
    <w:p w14:paraId="11B25664" w14:textId="77777777" w:rsidR="00F83975" w:rsidRDefault="00F83975" w:rsidP="00F83975">
      <w:pPr>
        <w:rPr>
          <w:moveTo w:id="860" w:author="Stefan Duprey" w:date="2016-11-10T17:21:00Z"/>
          <w:rFonts w:eastAsia="Times New Roman" w:cs="Arial"/>
          <w:b/>
          <w:bCs/>
          <w:kern w:val="32"/>
          <w:sz w:val="32"/>
          <w:szCs w:val="32"/>
        </w:rPr>
      </w:pPr>
      <w:moveTo w:id="861" w:author="Stefan Duprey" w:date="2016-11-10T17:21:00Z">
        <w:r>
          <w:rPr>
            <w:rFonts w:eastAsia="Times New Roman" w:cs="Arial"/>
            <w:b/>
            <w:bCs/>
            <w:noProof/>
            <w:kern w:val="32"/>
            <w:sz w:val="32"/>
            <w:szCs w:val="32"/>
            <w:lang w:val="es-ES" w:eastAsia="es-ES"/>
          </w:rPr>
          <w:drawing>
            <wp:anchor distT="0" distB="0" distL="114300" distR="114300" simplePos="0" relativeHeight="251831296" behindDoc="0" locked="0" layoutInCell="1" allowOverlap="1" wp14:anchorId="0BBB8C4A" wp14:editId="35019726">
              <wp:simplePos x="0" y="0"/>
              <wp:positionH relativeFrom="margin">
                <wp:align>center</wp:align>
              </wp:positionH>
              <wp:positionV relativeFrom="paragraph">
                <wp:posOffset>266656</wp:posOffset>
              </wp:positionV>
              <wp:extent cx="4470400" cy="2679065"/>
              <wp:effectExtent l="0" t="0" r="6350" b="6985"/>
              <wp:wrapTopAndBottom/>
              <wp:docPr id="294" name="Picture 294" descr="W:\OutputData\sduprey\NAR-326\PAPER_PICTURES\ALL\card_post_ranked_return\DJPRinsider-buy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utputData\sduprey\NAR-326\PAPER_PICTURES\ALL\card_post_ranked_return\DJPRinsider-buycard_post_ranked_return1best_volatility.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7040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01A8EDE2" w14:textId="77777777" w:rsidR="00F83975" w:rsidRDefault="00F83975" w:rsidP="00F83975">
      <w:pPr>
        <w:rPr>
          <w:moveTo w:id="862" w:author="Stefan Duprey" w:date="2016-11-10T17:21:00Z"/>
          <w:rFonts w:eastAsia="Times New Roman" w:cs="Arial"/>
          <w:b/>
          <w:bCs/>
          <w:kern w:val="32"/>
          <w:sz w:val="32"/>
          <w:szCs w:val="32"/>
        </w:rPr>
      </w:pPr>
    </w:p>
    <w:p w14:paraId="48BAA961" w14:textId="77777777" w:rsidR="00F83975" w:rsidRDefault="00F83975" w:rsidP="00F83975">
      <w:pPr>
        <w:rPr>
          <w:moveTo w:id="863" w:author="Stefan Duprey" w:date="2016-11-10T17:21:00Z"/>
          <w:rFonts w:eastAsia="Times New Roman" w:cs="Arial"/>
          <w:b/>
          <w:bCs/>
          <w:kern w:val="32"/>
          <w:sz w:val="32"/>
          <w:szCs w:val="32"/>
        </w:rPr>
      </w:pPr>
    </w:p>
    <w:p w14:paraId="3C00C382" w14:textId="77777777" w:rsidR="00F83975" w:rsidRDefault="00F83975" w:rsidP="00F83975">
      <w:pPr>
        <w:rPr>
          <w:moveTo w:id="864" w:author="Stefan Duprey" w:date="2016-11-10T17:21:00Z"/>
          <w:rFonts w:eastAsia="Times New Roman" w:cs="Arial"/>
          <w:b/>
          <w:bCs/>
          <w:kern w:val="32"/>
          <w:sz w:val="32"/>
          <w:szCs w:val="32"/>
        </w:rPr>
      </w:pPr>
    </w:p>
    <w:p w14:paraId="04592C4B" w14:textId="77777777" w:rsidR="00F83975" w:rsidRDefault="00F83975" w:rsidP="00F83975">
      <w:pPr>
        <w:rPr>
          <w:moveTo w:id="865" w:author="Stefan Duprey" w:date="2016-11-10T17:21:00Z"/>
          <w:rFonts w:eastAsia="Times New Roman" w:cs="Arial"/>
          <w:b/>
          <w:bCs/>
          <w:kern w:val="32"/>
          <w:sz w:val="32"/>
          <w:szCs w:val="32"/>
        </w:rPr>
      </w:pPr>
      <w:moveTo w:id="866" w:author="Stefan Duprey" w:date="2016-11-10T17:21:00Z">
        <w:r>
          <w:rPr>
            <w:rFonts w:eastAsia="Times New Roman" w:cs="Arial"/>
            <w:b/>
            <w:bCs/>
            <w:noProof/>
            <w:kern w:val="32"/>
            <w:sz w:val="32"/>
            <w:szCs w:val="32"/>
            <w:lang w:val="es-ES" w:eastAsia="es-ES"/>
          </w:rPr>
          <w:drawing>
            <wp:anchor distT="0" distB="0" distL="114300" distR="114300" simplePos="0" relativeHeight="251832320" behindDoc="0" locked="0" layoutInCell="1" allowOverlap="1" wp14:anchorId="19106359" wp14:editId="24C01F4E">
              <wp:simplePos x="0" y="0"/>
              <wp:positionH relativeFrom="page">
                <wp:posOffset>1968500</wp:posOffset>
              </wp:positionH>
              <wp:positionV relativeFrom="paragraph">
                <wp:posOffset>415290</wp:posOffset>
              </wp:positionV>
              <wp:extent cx="4559300" cy="2731770"/>
              <wp:effectExtent l="0" t="0" r="0" b="0"/>
              <wp:wrapTopAndBottom/>
              <wp:docPr id="295" name="Picture 295" descr="W:\OutputData\sduprey\NAR-326\PAPER_PICTURES\ALL\card_post_ranked_return\DJPRinsider-sell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utputData\sduprey\NAR-326\PAPER_PICTURES\ALL\card_post_ranked_return\DJPRinsider-sellcard_post_ranked_return2best_return.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5930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6C04F975" w14:textId="77777777" w:rsidR="00F83975" w:rsidRDefault="00F83975" w:rsidP="00F83975">
      <w:pPr>
        <w:rPr>
          <w:moveTo w:id="867" w:author="Stefan Duprey" w:date="2016-11-10T17:21:00Z"/>
          <w:rFonts w:eastAsia="Times New Roman" w:cs="Arial"/>
          <w:b/>
          <w:bCs/>
          <w:kern w:val="32"/>
          <w:sz w:val="32"/>
          <w:szCs w:val="32"/>
        </w:rPr>
      </w:pPr>
    </w:p>
    <w:p w14:paraId="15E2F0E5" w14:textId="77777777" w:rsidR="00F83975" w:rsidRDefault="00F83975" w:rsidP="00F83975">
      <w:pPr>
        <w:rPr>
          <w:moveTo w:id="868" w:author="Stefan Duprey" w:date="2016-11-10T17:21:00Z"/>
          <w:rFonts w:eastAsia="Times New Roman" w:cs="Arial"/>
          <w:b/>
          <w:bCs/>
          <w:kern w:val="32"/>
          <w:sz w:val="32"/>
          <w:szCs w:val="32"/>
        </w:rPr>
      </w:pPr>
    </w:p>
    <w:p w14:paraId="3E40508A" w14:textId="77777777" w:rsidR="00F83975" w:rsidRDefault="00F83975" w:rsidP="00F83975">
      <w:pPr>
        <w:rPr>
          <w:moveTo w:id="869" w:author="Stefan Duprey" w:date="2016-11-10T17:21:00Z"/>
          <w:rFonts w:eastAsia="Times New Roman" w:cs="Arial"/>
          <w:b/>
          <w:bCs/>
          <w:kern w:val="32"/>
          <w:sz w:val="32"/>
          <w:szCs w:val="32"/>
        </w:rPr>
      </w:pPr>
    </w:p>
    <w:p w14:paraId="445EA5AF" w14:textId="77777777" w:rsidR="00F83975" w:rsidRDefault="00F83975" w:rsidP="00F83975">
      <w:pPr>
        <w:rPr>
          <w:moveTo w:id="870" w:author="Stefan Duprey" w:date="2016-11-10T17:21:00Z"/>
          <w:rFonts w:eastAsia="Times New Roman" w:cs="Arial"/>
          <w:b/>
          <w:bCs/>
          <w:kern w:val="32"/>
          <w:sz w:val="32"/>
          <w:szCs w:val="32"/>
        </w:rPr>
      </w:pPr>
    </w:p>
    <w:p w14:paraId="7E070575" w14:textId="77777777" w:rsidR="00F83975" w:rsidRDefault="00F83975" w:rsidP="00F83975">
      <w:pPr>
        <w:rPr>
          <w:moveTo w:id="871" w:author="Stefan Duprey" w:date="2016-11-10T17:21:00Z"/>
          <w:rFonts w:eastAsia="Times New Roman" w:cs="Arial"/>
          <w:b/>
          <w:bCs/>
          <w:kern w:val="32"/>
          <w:sz w:val="32"/>
          <w:szCs w:val="32"/>
        </w:rPr>
      </w:pPr>
    </w:p>
    <w:p w14:paraId="6E69665E" w14:textId="77777777" w:rsidR="00F83975" w:rsidRDefault="00F83975" w:rsidP="00F83975">
      <w:pPr>
        <w:rPr>
          <w:moveTo w:id="872" w:author="Stefan Duprey" w:date="2016-11-10T17:21:00Z"/>
          <w:rFonts w:eastAsia="Times New Roman" w:cs="Arial"/>
          <w:b/>
          <w:bCs/>
          <w:kern w:val="32"/>
          <w:sz w:val="32"/>
          <w:szCs w:val="32"/>
        </w:rPr>
      </w:pPr>
    </w:p>
    <w:p w14:paraId="5C891091" w14:textId="77777777" w:rsidR="00F83975" w:rsidRDefault="00F83975" w:rsidP="00F83975">
      <w:pPr>
        <w:rPr>
          <w:moveTo w:id="873" w:author="Stefan Duprey" w:date="2016-11-10T17:21:00Z"/>
          <w:rFonts w:eastAsia="Times New Roman" w:cs="Arial"/>
          <w:b/>
          <w:bCs/>
          <w:kern w:val="32"/>
          <w:sz w:val="32"/>
          <w:szCs w:val="32"/>
        </w:rPr>
      </w:pPr>
    </w:p>
    <w:p w14:paraId="114D8496" w14:textId="77777777" w:rsidR="00F83975" w:rsidRDefault="00F83975" w:rsidP="00F83975">
      <w:pPr>
        <w:rPr>
          <w:moveTo w:id="874" w:author="Stefan Duprey" w:date="2016-11-10T17:21:00Z"/>
          <w:rFonts w:eastAsia="Times New Roman" w:cs="Arial"/>
          <w:b/>
          <w:bCs/>
          <w:kern w:val="32"/>
          <w:sz w:val="32"/>
          <w:szCs w:val="32"/>
        </w:rPr>
      </w:pPr>
      <w:moveTo w:id="875" w:author="Stefan Duprey" w:date="2016-11-10T17:21:00Z">
        <w:r>
          <w:rPr>
            <w:rFonts w:eastAsia="Times New Roman" w:cs="Arial"/>
            <w:b/>
            <w:bCs/>
            <w:noProof/>
            <w:kern w:val="32"/>
            <w:sz w:val="32"/>
            <w:szCs w:val="32"/>
            <w:lang w:val="es-ES" w:eastAsia="es-ES"/>
          </w:rPr>
          <w:drawing>
            <wp:anchor distT="0" distB="0" distL="114300" distR="114300" simplePos="0" relativeHeight="251833344" behindDoc="0" locked="0" layoutInCell="1" allowOverlap="1" wp14:anchorId="797DC23B" wp14:editId="68915BE6">
              <wp:simplePos x="0" y="0"/>
              <wp:positionH relativeFrom="column">
                <wp:posOffset>1126490</wp:posOffset>
              </wp:positionH>
              <wp:positionV relativeFrom="paragraph">
                <wp:posOffset>252730</wp:posOffset>
              </wp:positionV>
              <wp:extent cx="4625340" cy="2771140"/>
              <wp:effectExtent l="0" t="0" r="3810" b="0"/>
              <wp:wrapTopAndBottom/>
              <wp:docPr id="296" name="Picture 296" descr="W:\OutputData\sduprey\NAR-326\PAPER_PICTURES\ALL\card_post_ranked_return\DJPRinsider-sell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utputData\sduprey\NAR-326\PAPER_PICTURES\ALL\card_post_ranked_return\DJPRinsider-sellcard_post_ranked_return2best_volatility.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625340"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65E43646" w14:textId="77777777" w:rsidR="00F83975" w:rsidRDefault="00F83975" w:rsidP="00F83975">
      <w:pPr>
        <w:rPr>
          <w:moveTo w:id="876" w:author="Stefan Duprey" w:date="2016-11-10T17:21:00Z"/>
          <w:rFonts w:eastAsia="Times New Roman" w:cs="Arial"/>
          <w:b/>
          <w:bCs/>
          <w:kern w:val="32"/>
          <w:sz w:val="32"/>
          <w:szCs w:val="32"/>
        </w:rPr>
      </w:pPr>
      <w:moveTo w:id="877" w:author="Stefan Duprey" w:date="2016-11-10T17:21:00Z">
        <w:r>
          <w:rPr>
            <w:rFonts w:eastAsia="Times New Roman" w:cs="Arial"/>
            <w:b/>
            <w:bCs/>
            <w:kern w:val="32"/>
            <w:sz w:val="32"/>
            <w:szCs w:val="32"/>
          </w:rPr>
          <w:t xml:space="preserve">   </w:t>
        </w:r>
      </w:moveTo>
    </w:p>
    <w:p w14:paraId="7F02F5B7" w14:textId="77777777" w:rsidR="00F83975" w:rsidRDefault="00F83975" w:rsidP="00F83975">
      <w:pPr>
        <w:rPr>
          <w:moveTo w:id="878" w:author="Stefan Duprey" w:date="2016-11-10T17:21:00Z"/>
          <w:rFonts w:eastAsia="Times New Roman" w:cs="Arial"/>
          <w:b/>
          <w:bCs/>
          <w:kern w:val="32"/>
          <w:sz w:val="32"/>
          <w:szCs w:val="32"/>
        </w:rPr>
      </w:pPr>
    </w:p>
    <w:p w14:paraId="2F9968F7" w14:textId="77777777" w:rsidR="00F83975" w:rsidRDefault="00F83975" w:rsidP="00F83975">
      <w:pPr>
        <w:rPr>
          <w:moveTo w:id="879" w:author="Stefan Duprey" w:date="2016-11-10T17:21:00Z"/>
          <w:rFonts w:eastAsia="Times New Roman" w:cs="Arial"/>
          <w:b/>
          <w:bCs/>
          <w:kern w:val="32"/>
          <w:sz w:val="32"/>
          <w:szCs w:val="32"/>
        </w:rPr>
      </w:pPr>
    </w:p>
    <w:p w14:paraId="2B5C8C65" w14:textId="77777777" w:rsidR="00F83975" w:rsidRDefault="00F83975" w:rsidP="00F83975">
      <w:pPr>
        <w:rPr>
          <w:moveTo w:id="880" w:author="Stefan Duprey" w:date="2016-11-10T17:21:00Z"/>
          <w:rFonts w:eastAsia="Times New Roman" w:cs="Arial"/>
          <w:b/>
          <w:bCs/>
          <w:kern w:val="32"/>
          <w:sz w:val="32"/>
          <w:szCs w:val="32"/>
        </w:rPr>
      </w:pPr>
      <w:moveTo w:id="881" w:author="Stefan Duprey" w:date="2016-11-10T17:21:00Z">
        <w:r>
          <w:rPr>
            <w:rFonts w:eastAsia="Times New Roman" w:cs="Arial"/>
            <w:b/>
            <w:bCs/>
            <w:kern w:val="32"/>
            <w:sz w:val="32"/>
            <w:szCs w:val="32"/>
          </w:rPr>
          <w:t>Group Volatility:</w:t>
        </w:r>
      </w:moveTo>
    </w:p>
    <w:p w14:paraId="1882CF2B" w14:textId="77777777" w:rsidR="00F83975" w:rsidRDefault="00F83975" w:rsidP="00F83975">
      <w:pPr>
        <w:rPr>
          <w:moveTo w:id="882" w:author="Stefan Duprey" w:date="2016-11-10T17:21:00Z"/>
          <w:rFonts w:eastAsia="Times New Roman" w:cs="Arial"/>
          <w:b/>
          <w:bCs/>
          <w:kern w:val="32"/>
          <w:sz w:val="32"/>
          <w:szCs w:val="32"/>
        </w:rPr>
      </w:pPr>
    </w:p>
    <w:p w14:paraId="6D525B3E" w14:textId="77777777" w:rsidR="00F83975" w:rsidRDefault="00F83975" w:rsidP="00F83975">
      <w:pPr>
        <w:rPr>
          <w:moveTo w:id="883" w:author="Stefan Duprey" w:date="2016-11-10T17:21:00Z"/>
          <w:rFonts w:eastAsia="Times New Roman" w:cs="Arial"/>
          <w:b/>
          <w:bCs/>
          <w:kern w:val="32"/>
          <w:sz w:val="32"/>
          <w:szCs w:val="32"/>
        </w:rPr>
      </w:pPr>
      <w:moveTo w:id="884" w:author="Stefan Duprey" w:date="2016-11-10T17:21:00Z">
        <w:r>
          <w:rPr>
            <w:rFonts w:eastAsia="Times New Roman" w:cs="Arial"/>
            <w:b/>
            <w:bCs/>
            <w:noProof/>
            <w:kern w:val="32"/>
            <w:sz w:val="32"/>
            <w:szCs w:val="32"/>
            <w:lang w:val="es-ES" w:eastAsia="es-ES"/>
          </w:rPr>
          <w:drawing>
            <wp:anchor distT="0" distB="0" distL="114300" distR="114300" simplePos="0" relativeHeight="251834368" behindDoc="0" locked="0" layoutInCell="1" allowOverlap="1" wp14:anchorId="2B7F7A2C" wp14:editId="547EA7E0">
              <wp:simplePos x="0" y="0"/>
              <wp:positionH relativeFrom="column">
                <wp:posOffset>435448</wp:posOffset>
              </wp:positionH>
              <wp:positionV relativeFrom="paragraph">
                <wp:posOffset>255920</wp:posOffset>
              </wp:positionV>
              <wp:extent cx="5943600" cy="3561715"/>
              <wp:effectExtent l="0" t="0" r="0" b="635"/>
              <wp:wrapTopAndBottom/>
              <wp:docPr id="297" name="Picture 297" descr="W:\OutputData\sduprey\NAR-326\PAPER_PICTURES\ALL\volatility_correction\PREMIUM_PACKsecurity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utputData\sduprey\NAR-326\PAPER_PICTURES\ALL\volatility_correction\PREMIUM_PACKsecurityvolatility_correction1best_volatility.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To>
    </w:p>
    <w:p w14:paraId="0B834353" w14:textId="77777777" w:rsidR="00F83975" w:rsidRDefault="00F83975" w:rsidP="00F83975">
      <w:pPr>
        <w:rPr>
          <w:moveTo w:id="885" w:author="Stefan Duprey" w:date="2016-11-10T17:21:00Z"/>
          <w:rFonts w:eastAsia="Times New Roman" w:cs="Arial"/>
          <w:b/>
          <w:bCs/>
          <w:kern w:val="32"/>
          <w:sz w:val="32"/>
          <w:szCs w:val="32"/>
        </w:rPr>
      </w:pPr>
    </w:p>
    <w:p w14:paraId="45BA8CE9" w14:textId="77777777" w:rsidR="00F83975" w:rsidRDefault="00F83975" w:rsidP="00F83975">
      <w:pPr>
        <w:rPr>
          <w:moveTo w:id="886" w:author="Stefan Duprey" w:date="2016-11-10T17:21:00Z"/>
          <w:rFonts w:eastAsia="Times New Roman" w:cs="Arial"/>
          <w:b/>
          <w:bCs/>
          <w:kern w:val="32"/>
          <w:sz w:val="32"/>
          <w:szCs w:val="32"/>
        </w:rPr>
      </w:pPr>
      <w:moveTo w:id="887" w:author="Stefan Duprey" w:date="2016-11-10T17:21:00Z">
        <w:r>
          <w:rPr>
            <w:rFonts w:eastAsia="Times New Roman" w:cs="Arial"/>
            <w:b/>
            <w:bCs/>
            <w:noProof/>
            <w:kern w:val="32"/>
            <w:sz w:val="32"/>
            <w:szCs w:val="32"/>
            <w:lang w:val="es-ES" w:eastAsia="es-ES"/>
          </w:rPr>
          <w:drawing>
            <wp:anchor distT="0" distB="0" distL="114300" distR="114300" simplePos="0" relativeHeight="251835392" behindDoc="0" locked="0" layoutInCell="1" allowOverlap="1" wp14:anchorId="19FB1791" wp14:editId="50C3CB53">
              <wp:simplePos x="0" y="0"/>
              <wp:positionH relativeFrom="column">
                <wp:posOffset>297210</wp:posOffset>
              </wp:positionH>
              <wp:positionV relativeFrom="paragraph">
                <wp:posOffset>297609</wp:posOffset>
              </wp:positionV>
              <wp:extent cx="5943600" cy="3561715"/>
              <wp:effectExtent l="0" t="0" r="0" b="635"/>
              <wp:wrapTopAndBottom/>
              <wp:docPr id="298" name="Picture 298" descr="W:\OutputData\sduprey\NAR-326\PAPER_PICTURES\ALL\volatility_correction\DJPRequity-actions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utputData\sduprey\NAR-326\PAPER_PICTURES\ALL\volatility_correction\DJPRequity-actionsvolatility_correction1best_volatility.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To>
    </w:p>
    <w:p w14:paraId="20BCA49B" w14:textId="77777777" w:rsidR="00F83975" w:rsidRDefault="00F83975" w:rsidP="00F83975">
      <w:pPr>
        <w:rPr>
          <w:moveTo w:id="888" w:author="Stefan Duprey" w:date="2016-11-10T17:21:00Z"/>
          <w:rFonts w:eastAsia="Times New Roman" w:cs="Arial"/>
          <w:b/>
          <w:bCs/>
          <w:kern w:val="32"/>
          <w:sz w:val="32"/>
          <w:szCs w:val="32"/>
        </w:rPr>
      </w:pPr>
    </w:p>
    <w:p w14:paraId="00039F9C" w14:textId="77777777" w:rsidR="00F83975" w:rsidRDefault="00F83975" w:rsidP="00F83975">
      <w:pPr>
        <w:rPr>
          <w:moveTo w:id="889" w:author="Stefan Duprey" w:date="2016-11-10T17:21:00Z"/>
          <w:rFonts w:eastAsia="Times New Roman" w:cs="Arial"/>
          <w:b/>
          <w:bCs/>
          <w:kern w:val="32"/>
          <w:sz w:val="32"/>
          <w:szCs w:val="32"/>
        </w:rPr>
      </w:pPr>
    </w:p>
    <w:p w14:paraId="260EDA39" w14:textId="77777777" w:rsidR="00F83975" w:rsidRDefault="00F83975" w:rsidP="00F83975">
      <w:pPr>
        <w:rPr>
          <w:moveTo w:id="890" w:author="Stefan Duprey" w:date="2016-11-10T17:21:00Z"/>
          <w:rFonts w:eastAsia="Times New Roman" w:cs="Arial"/>
          <w:b/>
          <w:bCs/>
          <w:kern w:val="32"/>
          <w:sz w:val="32"/>
          <w:szCs w:val="32"/>
        </w:rPr>
      </w:pPr>
    </w:p>
    <w:p w14:paraId="22D6792D" w14:textId="77777777" w:rsidR="00F83975" w:rsidRDefault="00F83975" w:rsidP="00F83975">
      <w:pPr>
        <w:rPr>
          <w:moveTo w:id="891" w:author="Stefan Duprey" w:date="2016-11-10T17:21:00Z"/>
          <w:rFonts w:eastAsia="Times New Roman" w:cs="Arial"/>
          <w:b/>
          <w:bCs/>
          <w:kern w:val="32"/>
          <w:sz w:val="32"/>
          <w:szCs w:val="32"/>
        </w:rPr>
      </w:pPr>
      <w:moveTo w:id="892" w:author="Stefan Duprey" w:date="2016-11-10T17:21:00Z">
        <w:r>
          <w:rPr>
            <w:rFonts w:eastAsia="Times New Roman" w:cs="Arial"/>
            <w:b/>
            <w:bCs/>
            <w:noProof/>
            <w:kern w:val="32"/>
            <w:sz w:val="32"/>
            <w:szCs w:val="32"/>
            <w:lang w:val="es-ES" w:eastAsia="es-ES"/>
          </w:rPr>
          <w:drawing>
            <wp:anchor distT="0" distB="0" distL="114300" distR="114300" simplePos="0" relativeHeight="251836416" behindDoc="0" locked="0" layoutInCell="1" allowOverlap="1" wp14:anchorId="025C0B18" wp14:editId="20224654">
              <wp:simplePos x="0" y="0"/>
              <wp:positionH relativeFrom="column">
                <wp:posOffset>176530</wp:posOffset>
              </wp:positionH>
              <wp:positionV relativeFrom="paragraph">
                <wp:posOffset>287655</wp:posOffset>
              </wp:positionV>
              <wp:extent cx="5734050" cy="3435985"/>
              <wp:effectExtent l="0" t="0" r="0" b="0"/>
              <wp:wrapTopAndBottom/>
              <wp:docPr id="299" name="Picture 299" descr="W:\OutputData\sduprey\NAR-326\PAPER_PICTURES\ALL\volatility_correction\PREMIUM_PACKexploration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utputData\sduprey\NAR-326\PAPER_PICTURES\ALL\volatility_correction\PREMIUM_PACKexplorationvolatility_correction1best_volatility.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405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18F38B0E" w14:textId="77777777" w:rsidR="00F83975" w:rsidRDefault="00F83975" w:rsidP="00F83975">
      <w:pPr>
        <w:rPr>
          <w:moveTo w:id="893" w:author="Stefan Duprey" w:date="2016-11-10T17:21:00Z"/>
          <w:rFonts w:eastAsia="Times New Roman" w:cs="Arial"/>
          <w:b/>
          <w:bCs/>
          <w:kern w:val="32"/>
          <w:sz w:val="32"/>
          <w:szCs w:val="32"/>
        </w:rPr>
      </w:pPr>
    </w:p>
    <w:p w14:paraId="522A4FCB" w14:textId="77777777" w:rsidR="00F83975" w:rsidRDefault="00F83975" w:rsidP="00F83975">
      <w:pPr>
        <w:rPr>
          <w:moveTo w:id="894" w:author="Stefan Duprey" w:date="2016-11-10T17:21:00Z"/>
          <w:rFonts w:eastAsia="Times New Roman" w:cs="Arial"/>
          <w:b/>
          <w:bCs/>
          <w:kern w:val="32"/>
          <w:sz w:val="32"/>
          <w:szCs w:val="32"/>
        </w:rPr>
      </w:pPr>
    </w:p>
    <w:p w14:paraId="3C440DAE" w14:textId="77777777" w:rsidR="00F83975" w:rsidRDefault="00F83975" w:rsidP="00F83975">
      <w:pPr>
        <w:rPr>
          <w:moveTo w:id="895" w:author="Stefan Duprey" w:date="2016-11-10T17:21:00Z"/>
          <w:rFonts w:eastAsia="Times New Roman" w:cs="Arial"/>
          <w:b/>
          <w:bCs/>
          <w:kern w:val="32"/>
          <w:sz w:val="32"/>
          <w:szCs w:val="32"/>
        </w:rPr>
      </w:pPr>
    </w:p>
    <w:p w14:paraId="19CD8FCD" w14:textId="77777777" w:rsidR="00F83975" w:rsidRDefault="00F83975" w:rsidP="00F83975">
      <w:pPr>
        <w:rPr>
          <w:moveTo w:id="896" w:author="Stefan Duprey" w:date="2016-11-10T17:21:00Z"/>
          <w:rFonts w:eastAsia="Times New Roman" w:cs="Arial"/>
          <w:b/>
          <w:bCs/>
          <w:kern w:val="32"/>
          <w:sz w:val="32"/>
          <w:szCs w:val="32"/>
        </w:rPr>
      </w:pPr>
      <w:moveTo w:id="897" w:author="Stefan Duprey" w:date="2016-11-10T17:21:00Z">
        <w:r>
          <w:rPr>
            <w:rFonts w:eastAsia="Times New Roman" w:cs="Arial"/>
            <w:b/>
            <w:bCs/>
            <w:noProof/>
            <w:kern w:val="32"/>
            <w:sz w:val="32"/>
            <w:szCs w:val="32"/>
            <w:lang w:val="es-ES" w:eastAsia="es-ES"/>
          </w:rPr>
          <w:drawing>
            <wp:anchor distT="0" distB="0" distL="114300" distR="114300" simplePos="0" relativeHeight="251837440" behindDoc="0" locked="0" layoutInCell="1" allowOverlap="1" wp14:anchorId="5DF0B73E" wp14:editId="76B2B53D">
              <wp:simplePos x="0" y="0"/>
              <wp:positionH relativeFrom="margin">
                <wp:posOffset>553336</wp:posOffset>
              </wp:positionH>
              <wp:positionV relativeFrom="paragraph">
                <wp:posOffset>377205</wp:posOffset>
              </wp:positionV>
              <wp:extent cx="5124450" cy="3070860"/>
              <wp:effectExtent l="0" t="0" r="0" b="0"/>
              <wp:wrapTopAndBottom/>
              <wp:docPr id="300" name="Picture 300" descr="W:\OutputData\sduprey\NAR-326\PAPER_PICTURES\ALL\volatility_correction\DJPRtrading-resumed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utputData\sduprey\NAR-326\PAPER_PICTURES\ALL\volatility_correction\DJPRtrading-resumedvolatility_correction1best_volatility.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2445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b/>
            <w:bCs/>
            <w:kern w:val="32"/>
            <w:sz w:val="32"/>
            <w:szCs w:val="32"/>
          </w:rPr>
          <w:t>Category Volatility:</w:t>
        </w:r>
      </w:moveTo>
    </w:p>
    <w:p w14:paraId="7E1258CD" w14:textId="77777777" w:rsidR="00F83975" w:rsidRDefault="00F83975" w:rsidP="00F83975">
      <w:pPr>
        <w:rPr>
          <w:moveTo w:id="898" w:author="Stefan Duprey" w:date="2016-11-10T17:21:00Z"/>
          <w:rFonts w:eastAsia="Times New Roman" w:cs="Arial"/>
          <w:b/>
          <w:bCs/>
          <w:kern w:val="32"/>
          <w:sz w:val="32"/>
          <w:szCs w:val="32"/>
        </w:rPr>
      </w:pPr>
    </w:p>
    <w:p w14:paraId="20E5AC8E" w14:textId="77777777" w:rsidR="00F83975" w:rsidRDefault="00F83975" w:rsidP="00F83975">
      <w:pPr>
        <w:rPr>
          <w:moveTo w:id="899" w:author="Stefan Duprey" w:date="2016-11-10T17:21:00Z"/>
          <w:rFonts w:eastAsia="Times New Roman" w:cs="Arial"/>
          <w:b/>
          <w:bCs/>
          <w:kern w:val="32"/>
          <w:sz w:val="32"/>
          <w:szCs w:val="32"/>
        </w:rPr>
      </w:pPr>
      <w:moveTo w:id="900" w:author="Stefan Duprey" w:date="2016-11-10T17:21:00Z">
        <w:r>
          <w:rPr>
            <w:rFonts w:eastAsia="Times New Roman" w:cs="Arial"/>
            <w:b/>
            <w:bCs/>
            <w:noProof/>
            <w:kern w:val="32"/>
            <w:sz w:val="32"/>
            <w:szCs w:val="32"/>
            <w:lang w:val="es-ES" w:eastAsia="es-ES"/>
          </w:rPr>
          <w:drawing>
            <wp:anchor distT="0" distB="0" distL="114300" distR="114300" simplePos="0" relativeHeight="251840512" behindDoc="0" locked="0" layoutInCell="1" allowOverlap="1" wp14:anchorId="40DFDEB2" wp14:editId="676F1E1D">
              <wp:simplePos x="0" y="0"/>
              <wp:positionH relativeFrom="column">
                <wp:posOffset>74000</wp:posOffset>
              </wp:positionH>
              <wp:positionV relativeFrom="paragraph">
                <wp:posOffset>383599</wp:posOffset>
              </wp:positionV>
              <wp:extent cx="5943600" cy="3561715"/>
              <wp:effectExtent l="0" t="0" r="0" b="635"/>
              <wp:wrapTopAndBottom/>
              <wp:docPr id="301" name="Picture 301" descr="W:\OutputData\sduprey\NAR-326\PAPER_PICTURES\ALL\volatility_correction\DJPRrights-issuevolatility_correction3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utputData\sduprey\NAR-326\PAPER_PICTURES\ALL\volatility_correction\DJPRrights-issuevolatility_correction3best_volatility.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To>
    </w:p>
    <w:p w14:paraId="261995A2" w14:textId="77777777" w:rsidR="00F83975" w:rsidRDefault="00F83975" w:rsidP="00F83975">
      <w:pPr>
        <w:rPr>
          <w:moveTo w:id="901" w:author="Stefan Duprey" w:date="2016-11-10T17:21:00Z"/>
          <w:rFonts w:eastAsia="Times New Roman" w:cs="Arial"/>
          <w:b/>
          <w:bCs/>
          <w:kern w:val="32"/>
          <w:sz w:val="32"/>
          <w:szCs w:val="32"/>
        </w:rPr>
      </w:pPr>
    </w:p>
    <w:p w14:paraId="3E8E3DB8" w14:textId="77777777" w:rsidR="00F83975" w:rsidRDefault="00F83975" w:rsidP="00F83975">
      <w:pPr>
        <w:rPr>
          <w:moveTo w:id="902" w:author="Stefan Duprey" w:date="2016-11-10T17:21:00Z"/>
          <w:rFonts w:eastAsia="Times New Roman" w:cs="Arial"/>
          <w:b/>
          <w:bCs/>
          <w:kern w:val="32"/>
          <w:sz w:val="32"/>
          <w:szCs w:val="32"/>
        </w:rPr>
      </w:pPr>
    </w:p>
    <w:p w14:paraId="71E29BD3" w14:textId="77777777" w:rsidR="00F83975" w:rsidRDefault="00F83975" w:rsidP="00F83975">
      <w:pPr>
        <w:rPr>
          <w:moveTo w:id="903" w:author="Stefan Duprey" w:date="2016-11-10T17:21:00Z"/>
          <w:rFonts w:eastAsia="Times New Roman" w:cs="Arial"/>
          <w:b/>
          <w:bCs/>
          <w:kern w:val="32"/>
          <w:sz w:val="32"/>
          <w:szCs w:val="32"/>
        </w:rPr>
      </w:pPr>
      <w:moveTo w:id="904" w:author="Stefan Duprey" w:date="2016-11-10T17:21:00Z">
        <w:r>
          <w:rPr>
            <w:rFonts w:eastAsia="Times New Roman" w:cs="Arial"/>
            <w:b/>
            <w:bCs/>
            <w:noProof/>
            <w:kern w:val="32"/>
            <w:sz w:val="32"/>
            <w:szCs w:val="32"/>
            <w:lang w:val="es-ES" w:eastAsia="es-ES"/>
          </w:rPr>
          <w:drawing>
            <wp:anchor distT="0" distB="0" distL="114300" distR="114300" simplePos="0" relativeHeight="251839488" behindDoc="0" locked="0" layoutInCell="1" allowOverlap="1" wp14:anchorId="2CE33B5E" wp14:editId="24695027">
              <wp:simplePos x="0" y="0"/>
              <wp:positionH relativeFrom="column">
                <wp:posOffset>73926</wp:posOffset>
              </wp:positionH>
              <wp:positionV relativeFrom="paragraph">
                <wp:posOffset>456816</wp:posOffset>
              </wp:positionV>
              <wp:extent cx="5943600" cy="3561715"/>
              <wp:effectExtent l="0" t="0" r="0" b="635"/>
              <wp:wrapTopAndBottom/>
              <wp:docPr id="302" name="Picture 302" descr="W:\OutputData\sduprey\NAR-326\PAPER_PICTURES\ALL\volatility_correction\PREMIUM_PACKcyber-attacks-hackervolatility_correctio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utputData\sduprey\NAR-326\PAPER_PICTURES\ALL\volatility_correction\PREMIUM_PACKcyber-attacks-hackervolatility_correction2best_volatility.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To>
    </w:p>
    <w:p w14:paraId="1D80E1A5" w14:textId="77777777" w:rsidR="00F83975" w:rsidRDefault="00F83975" w:rsidP="00F83975">
      <w:pPr>
        <w:rPr>
          <w:moveTo w:id="905" w:author="Stefan Duprey" w:date="2016-11-10T17:21:00Z"/>
          <w:rFonts w:eastAsia="Times New Roman" w:cs="Arial"/>
          <w:b/>
          <w:bCs/>
          <w:kern w:val="32"/>
          <w:sz w:val="32"/>
          <w:szCs w:val="32"/>
        </w:rPr>
      </w:pPr>
    </w:p>
    <w:p w14:paraId="745D314F" w14:textId="77777777" w:rsidR="00F83975" w:rsidRDefault="00F83975" w:rsidP="00F83975">
      <w:pPr>
        <w:rPr>
          <w:moveTo w:id="906" w:author="Stefan Duprey" w:date="2016-11-10T17:21:00Z"/>
          <w:rFonts w:eastAsia="Times New Roman" w:cs="Arial"/>
          <w:b/>
          <w:bCs/>
          <w:kern w:val="32"/>
          <w:sz w:val="32"/>
          <w:szCs w:val="32"/>
        </w:rPr>
      </w:pPr>
      <w:moveTo w:id="907" w:author="Stefan Duprey" w:date="2016-11-10T17:21:00Z">
        <w:r>
          <w:rPr>
            <w:rFonts w:eastAsia="Times New Roman" w:cs="Arial"/>
            <w:b/>
            <w:bCs/>
            <w:noProof/>
            <w:kern w:val="32"/>
            <w:sz w:val="32"/>
            <w:szCs w:val="32"/>
            <w:lang w:val="es-ES" w:eastAsia="es-ES"/>
          </w:rPr>
          <w:drawing>
            <wp:anchor distT="0" distB="0" distL="114300" distR="114300" simplePos="0" relativeHeight="251838464" behindDoc="0" locked="0" layoutInCell="1" allowOverlap="1" wp14:anchorId="7734BB2F" wp14:editId="3CFE042B">
              <wp:simplePos x="0" y="0"/>
              <wp:positionH relativeFrom="margin">
                <wp:align>right</wp:align>
              </wp:positionH>
              <wp:positionV relativeFrom="paragraph">
                <wp:posOffset>430618</wp:posOffset>
              </wp:positionV>
              <wp:extent cx="6014720" cy="3604260"/>
              <wp:effectExtent l="0" t="0" r="5080" b="0"/>
              <wp:wrapTopAndBottom/>
              <wp:docPr id="303" name="Picture 303" descr="W:\OutputData\sduprey\NAR-326\PAPER_PICTURES\ALL\volatility_correction\PREMIUM_PACKdrilling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utputData\sduprey\NAR-326\PAPER_PICTURES\ALL\volatility_correction\PREMIUM_PACKdrillingvolatility_correction1best_volatility.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147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moveTo>
    </w:p>
    <w:p w14:paraId="363990A5" w14:textId="77777777" w:rsidR="00F83975" w:rsidRDefault="00F83975" w:rsidP="00F83975">
      <w:pPr>
        <w:rPr>
          <w:moveTo w:id="908" w:author="Stefan Duprey" w:date="2016-11-10T17:21:00Z"/>
          <w:rFonts w:eastAsia="Times New Roman" w:cs="Arial"/>
          <w:b/>
          <w:bCs/>
          <w:kern w:val="32"/>
          <w:sz w:val="32"/>
          <w:szCs w:val="32"/>
        </w:rPr>
      </w:pPr>
    </w:p>
    <w:p w14:paraId="596EE7FA" w14:textId="77777777" w:rsidR="00F83975" w:rsidRDefault="00F83975" w:rsidP="00F83975">
      <w:pPr>
        <w:rPr>
          <w:moveTo w:id="909" w:author="Stefan Duprey" w:date="2016-11-10T17:21:00Z"/>
          <w:rFonts w:eastAsia="Times New Roman" w:cs="Arial"/>
          <w:b/>
          <w:bCs/>
          <w:kern w:val="32"/>
          <w:sz w:val="32"/>
          <w:szCs w:val="32"/>
        </w:rPr>
      </w:pPr>
    </w:p>
    <w:p w14:paraId="0EC63A17" w14:textId="77777777" w:rsidR="00F83975" w:rsidRDefault="00F83975" w:rsidP="00F83975">
      <w:pPr>
        <w:rPr>
          <w:moveTo w:id="910" w:author="Stefan Duprey" w:date="2016-11-10T17:21:00Z"/>
          <w:rFonts w:eastAsia="Times New Roman" w:cs="Arial"/>
          <w:b/>
          <w:bCs/>
          <w:kern w:val="32"/>
          <w:sz w:val="32"/>
          <w:szCs w:val="32"/>
        </w:rPr>
      </w:pPr>
    </w:p>
    <w:p w14:paraId="65AF36C8" w14:textId="77777777" w:rsidR="00F83975" w:rsidRDefault="00F83975" w:rsidP="00F83975">
      <w:pPr>
        <w:rPr>
          <w:moveTo w:id="911" w:author="Stefan Duprey" w:date="2016-11-10T17:21:00Z"/>
          <w:rFonts w:eastAsia="Times New Roman" w:cs="Arial"/>
          <w:b/>
          <w:bCs/>
          <w:kern w:val="32"/>
          <w:sz w:val="32"/>
          <w:szCs w:val="32"/>
        </w:rPr>
      </w:pPr>
    </w:p>
    <w:p w14:paraId="0DD579DD" w14:textId="77777777" w:rsidR="00F83975" w:rsidRDefault="00F83975" w:rsidP="00F83975">
      <w:pPr>
        <w:rPr>
          <w:moveTo w:id="912" w:author="Stefan Duprey" w:date="2016-11-10T17:21:00Z"/>
          <w:rFonts w:eastAsia="Times New Roman" w:cs="Arial"/>
          <w:b/>
          <w:bCs/>
          <w:kern w:val="32"/>
          <w:sz w:val="32"/>
          <w:szCs w:val="32"/>
        </w:rPr>
      </w:pPr>
    </w:p>
    <w:p w14:paraId="51B0D9A4" w14:textId="77777777" w:rsidR="00F83975" w:rsidRDefault="00F83975" w:rsidP="00F83975">
      <w:pPr>
        <w:rPr>
          <w:moveTo w:id="913" w:author="Stefan Duprey" w:date="2016-11-10T17:21:00Z"/>
          <w:rFonts w:eastAsia="Times New Roman" w:cs="Arial"/>
          <w:b/>
          <w:bCs/>
          <w:kern w:val="32"/>
          <w:sz w:val="32"/>
          <w:szCs w:val="32"/>
        </w:rPr>
      </w:pPr>
    </w:p>
    <w:p w14:paraId="089A57ED" w14:textId="77777777" w:rsidR="00F83975" w:rsidRDefault="00F83975" w:rsidP="00F83975">
      <w:pPr>
        <w:rPr>
          <w:moveTo w:id="914" w:author="Stefan Duprey" w:date="2016-11-10T17:21:00Z"/>
          <w:rFonts w:eastAsia="Times New Roman" w:cs="Arial"/>
          <w:b/>
          <w:bCs/>
          <w:kern w:val="32"/>
          <w:sz w:val="32"/>
          <w:szCs w:val="32"/>
        </w:rPr>
      </w:pPr>
    </w:p>
    <w:p w14:paraId="242BCF6E" w14:textId="77777777" w:rsidR="00F83975" w:rsidRDefault="00F83975" w:rsidP="00F83975">
      <w:pPr>
        <w:rPr>
          <w:moveTo w:id="915" w:author="Stefan Duprey" w:date="2016-11-10T17:21:00Z"/>
          <w:rFonts w:eastAsia="Times New Roman" w:cs="Arial"/>
          <w:b/>
          <w:bCs/>
          <w:kern w:val="32"/>
          <w:sz w:val="32"/>
          <w:szCs w:val="32"/>
        </w:rPr>
      </w:pPr>
    </w:p>
    <w:p w14:paraId="3FC16882" w14:textId="77777777" w:rsidR="00F83975" w:rsidRDefault="00F83975" w:rsidP="00F83975">
      <w:pPr>
        <w:rPr>
          <w:moveTo w:id="916" w:author="Stefan Duprey" w:date="2016-11-10T17:21:00Z"/>
          <w:rFonts w:eastAsia="Times New Roman" w:cs="Arial"/>
          <w:b/>
          <w:bCs/>
          <w:kern w:val="32"/>
          <w:sz w:val="32"/>
          <w:szCs w:val="32"/>
        </w:rPr>
      </w:pPr>
    </w:p>
    <w:p w14:paraId="79D309E1" w14:textId="77777777" w:rsidR="00F83975" w:rsidRDefault="00F83975" w:rsidP="00F83975">
      <w:pPr>
        <w:rPr>
          <w:moveTo w:id="917" w:author="Stefan Duprey" w:date="2016-11-10T17:21:00Z"/>
          <w:rFonts w:eastAsia="Times New Roman" w:cs="Arial"/>
          <w:b/>
          <w:bCs/>
          <w:kern w:val="32"/>
          <w:sz w:val="32"/>
          <w:szCs w:val="32"/>
        </w:rPr>
      </w:pPr>
    </w:p>
    <w:p w14:paraId="302F07F5" w14:textId="77777777" w:rsidR="00F83975" w:rsidRDefault="00F83975" w:rsidP="00F83975">
      <w:pPr>
        <w:rPr>
          <w:moveTo w:id="918" w:author="Stefan Duprey" w:date="2016-11-10T17:21:00Z"/>
          <w:rFonts w:eastAsia="Times New Roman" w:cs="Arial"/>
          <w:b/>
          <w:bCs/>
          <w:kern w:val="32"/>
          <w:sz w:val="32"/>
          <w:szCs w:val="32"/>
        </w:rPr>
      </w:pPr>
    </w:p>
    <w:p w14:paraId="1751085D" w14:textId="77777777" w:rsidR="00F83975" w:rsidRDefault="00F83975" w:rsidP="00F83975">
      <w:pPr>
        <w:rPr>
          <w:moveTo w:id="919" w:author="Stefan Duprey" w:date="2016-11-10T17:21:00Z"/>
          <w:rFonts w:eastAsia="Times New Roman" w:cs="Arial"/>
          <w:b/>
          <w:bCs/>
          <w:kern w:val="32"/>
          <w:sz w:val="32"/>
          <w:szCs w:val="32"/>
        </w:rPr>
      </w:pPr>
    </w:p>
    <w:p w14:paraId="1ABAA0C5" w14:textId="77777777" w:rsidR="00F83975" w:rsidRDefault="00F83975" w:rsidP="00F83975">
      <w:pPr>
        <w:rPr>
          <w:moveTo w:id="920" w:author="Stefan Duprey" w:date="2016-11-10T17:21:00Z"/>
          <w:rFonts w:eastAsia="Times New Roman" w:cs="Arial"/>
          <w:b/>
          <w:bCs/>
          <w:kern w:val="32"/>
          <w:sz w:val="32"/>
          <w:szCs w:val="32"/>
        </w:rPr>
      </w:pPr>
    </w:p>
    <w:moveToRangeEnd w:id="744"/>
    <w:p w14:paraId="15602E21" w14:textId="77777777" w:rsidR="00F83975" w:rsidRDefault="00F83975">
      <w:pPr>
        <w:pStyle w:val="Heading1"/>
        <w:rPr>
          <w:ins w:id="921" w:author="Stefan Duprey" w:date="2016-11-10T17:19:00Z"/>
        </w:rPr>
      </w:pPr>
    </w:p>
    <w:p w14:paraId="1BEDB6B6" w14:textId="77777777" w:rsidR="00F07F08" w:rsidRPr="00F07F08" w:rsidRDefault="00F07F08">
      <w:pPr>
        <w:rPr>
          <w:ins w:id="922" w:author="Stefan Duprey" w:date="2016-11-10T17:20:00Z"/>
          <w:rPrChange w:id="923" w:author="Stefan Duprey" w:date="2016-11-10T17:52:00Z">
            <w:rPr>
              <w:ins w:id="924" w:author="Stefan Duprey" w:date="2016-11-10T17:20:00Z"/>
            </w:rPr>
          </w:rPrChange>
        </w:rPr>
        <w:pPrChange w:id="925" w:author="Stefan Duprey" w:date="2016-11-10T17:52:00Z">
          <w:pPr>
            <w:pStyle w:val="Heading1"/>
          </w:pPr>
        </w:pPrChange>
      </w:pPr>
    </w:p>
    <w:p w14:paraId="03261286" w14:textId="2C2914A2" w:rsidR="004A0AD9" w:rsidRDefault="004A0AD9">
      <w:pPr>
        <w:pStyle w:val="Heading1"/>
      </w:pPr>
      <w:r w:rsidRPr="00CE6A47">
        <w:lastRenderedPageBreak/>
        <w:t>5.</w:t>
      </w:r>
      <w:r>
        <w:t xml:space="preserve"> </w:t>
      </w:r>
      <w:r w:rsidRPr="008A3D6E">
        <w:t>Conclusion</w:t>
      </w:r>
    </w:p>
    <w:p w14:paraId="0EF7AEFC" w14:textId="6230BDE4" w:rsidR="000878EF" w:rsidRDefault="000878EF" w:rsidP="000878EF">
      <w:pPr>
        <w:rPr>
          <w:rFonts w:ascii="Arial" w:hAnsi="Arial" w:cs="Arial"/>
          <w:color w:val="000000"/>
          <w:sz w:val="22"/>
        </w:rPr>
      </w:pPr>
      <w:r>
        <w:rPr>
          <w:rFonts w:ascii="Arial" w:hAnsi="Arial" w:cs="Arial"/>
          <w:color w:val="000000"/>
          <w:sz w:val="22"/>
        </w:rPr>
        <w:t xml:space="preserve">We </w:t>
      </w:r>
      <w:commentRangeStart w:id="926"/>
      <w:r>
        <w:rPr>
          <w:rFonts w:ascii="Arial" w:hAnsi="Arial" w:cs="Arial"/>
          <w:color w:val="000000"/>
          <w:sz w:val="22"/>
        </w:rPr>
        <w:t xml:space="preserve">have here shown that Ravenpack </w:t>
      </w:r>
      <w:del w:id="927" w:author="Stefan Duprey" w:date="2016-11-14T09:37:00Z">
        <w:r w:rsidDel="001862B6">
          <w:rPr>
            <w:rFonts w:ascii="Arial" w:hAnsi="Arial" w:cs="Arial"/>
            <w:color w:val="000000"/>
            <w:sz w:val="22"/>
          </w:rPr>
          <w:delText>Analytics 4.0</w:delText>
        </w:r>
      </w:del>
      <w:ins w:id="928" w:author="Stefan Duprey" w:date="2016-11-14T09:37:00Z">
        <w:r w:rsidR="001862B6">
          <w:rPr>
            <w:rFonts w:ascii="Arial" w:hAnsi="Arial" w:cs="Arial"/>
            <w:color w:val="000000"/>
            <w:sz w:val="22"/>
          </w:rPr>
          <w:t>Big Data analytics</w:t>
        </w:r>
      </w:ins>
      <w:r>
        <w:rPr>
          <w:rFonts w:ascii="Arial" w:hAnsi="Arial" w:cs="Arial"/>
          <w:color w:val="000000"/>
          <w:sz w:val="22"/>
        </w:rPr>
        <w:t xml:space="preserve"> is the most compelling tool to build a market reaction database.</w:t>
      </w:r>
    </w:p>
    <w:p w14:paraId="7B8C4425" w14:textId="2FBCC73F" w:rsidR="000878EF" w:rsidRDefault="000878EF" w:rsidP="000878EF">
      <w:pPr>
        <w:rPr>
          <w:ins w:id="929" w:author="Stefan Duprey" w:date="2016-11-14T09:38:00Z"/>
          <w:rFonts w:ascii="Arial" w:hAnsi="Arial" w:cs="Arial"/>
          <w:color w:val="000000"/>
          <w:sz w:val="22"/>
        </w:rPr>
      </w:pPr>
      <w:del w:id="930" w:author="Stefan Duprey" w:date="2016-11-14T09:38:00Z">
        <w:r w:rsidDel="00243D42">
          <w:rPr>
            <w:rFonts w:ascii="Arial" w:hAnsi="Arial" w:cs="Arial"/>
            <w:color w:val="000000"/>
            <w:sz w:val="22"/>
          </w:rPr>
          <w:delText xml:space="preserve"> </w:delText>
        </w:r>
      </w:del>
      <w:r>
        <w:rPr>
          <w:rFonts w:ascii="Arial" w:hAnsi="Arial" w:cs="Arial"/>
          <w:color w:val="000000"/>
          <w:sz w:val="22"/>
        </w:rPr>
        <w:t xml:space="preserve">We have shown how its analytics helps you filter out </w:t>
      </w:r>
      <w:commentRangeEnd w:id="926"/>
      <w:r w:rsidR="002F22DE">
        <w:rPr>
          <w:rStyle w:val="CommentReference"/>
        </w:rPr>
        <w:commentReference w:id="926"/>
      </w:r>
      <w:r>
        <w:rPr>
          <w:rFonts w:ascii="Arial" w:hAnsi="Arial" w:cs="Arial"/>
          <w:color w:val="000000"/>
          <w:sz w:val="22"/>
        </w:rPr>
        <w:t>noise and get to the stronger intraday signal.</w:t>
      </w:r>
    </w:p>
    <w:p w14:paraId="1CFDA342" w14:textId="496CDBA4" w:rsidR="00243D42" w:rsidRDefault="00243D42" w:rsidP="000878EF">
      <w:pPr>
        <w:rPr>
          <w:rFonts w:ascii="Arial" w:hAnsi="Arial" w:cs="Arial"/>
          <w:color w:val="000000"/>
          <w:sz w:val="22"/>
        </w:rPr>
      </w:pPr>
      <w:ins w:id="931" w:author="Stefan Duprey" w:date="2016-11-14T09:38:00Z">
        <w:r>
          <w:rPr>
            <w:rFonts w:ascii="Arial" w:hAnsi="Arial" w:cs="Arial"/>
            <w:color w:val="000000"/>
            <w:sz w:val="22"/>
          </w:rPr>
          <w:t xml:space="preserve">This study is a big data study as our financial spans the R1000 universe for the past ten years at the minute level with the requirement of 3 months historic data to compute our abnormal return </w:t>
        </w:r>
      </w:ins>
      <w:ins w:id="932" w:author="Stefan Duprey" w:date="2016-11-14T09:39:00Z">
        <w:r>
          <w:rPr>
            <w:rFonts w:ascii="Arial" w:hAnsi="Arial" w:cs="Arial"/>
            <w:color w:val="000000"/>
            <w:sz w:val="22"/>
          </w:rPr>
          <w:t>and</w:t>
        </w:r>
      </w:ins>
      <w:ins w:id="933" w:author="Stefan Duprey" w:date="2016-11-14T09:38:00Z">
        <w:r>
          <w:rPr>
            <w:rFonts w:ascii="Arial" w:hAnsi="Arial" w:cs="Arial"/>
            <w:color w:val="000000"/>
            <w:sz w:val="22"/>
          </w:rPr>
          <w:t xml:space="preserve"> </w:t>
        </w:r>
      </w:ins>
      <w:ins w:id="934" w:author="Stefan Duprey" w:date="2016-11-14T09:39:00Z">
        <w:r>
          <w:rPr>
            <w:rFonts w:ascii="Arial" w:hAnsi="Arial" w:cs="Arial"/>
            <w:color w:val="000000"/>
            <w:sz w:val="22"/>
          </w:rPr>
          <w:t xml:space="preserve">volatility. </w:t>
        </w:r>
      </w:ins>
    </w:p>
    <w:p w14:paraId="01839376" w14:textId="6DA316B5" w:rsidR="000878EF" w:rsidRDefault="000878EF" w:rsidP="000878EF">
      <w:pPr>
        <w:rPr>
          <w:rFonts w:ascii="Arial" w:hAnsi="Arial" w:cs="Arial"/>
          <w:color w:val="000000"/>
          <w:sz w:val="22"/>
        </w:rPr>
      </w:pPr>
      <w:r>
        <w:rPr>
          <w:rFonts w:ascii="Arial" w:hAnsi="Arial" w:cs="Arial"/>
          <w:color w:val="000000"/>
          <w:sz w:val="22"/>
        </w:rPr>
        <w:t>We have done that in a very general way for all categories</w:t>
      </w:r>
      <w:r w:rsidR="001D75F4">
        <w:rPr>
          <w:rFonts w:ascii="Arial" w:hAnsi="Arial" w:cs="Arial"/>
          <w:color w:val="000000"/>
          <w:sz w:val="22"/>
        </w:rPr>
        <w:t xml:space="preserve"> </w:t>
      </w:r>
      <w:del w:id="935" w:author="Stefan Duprey" w:date="2016-11-14T09:37:00Z">
        <w:r w:rsidR="001D75F4" w:rsidDel="001862B6">
          <w:rPr>
            <w:rFonts w:ascii="Arial" w:hAnsi="Arial" w:cs="Arial"/>
            <w:color w:val="000000"/>
            <w:sz w:val="22"/>
          </w:rPr>
          <w:delText>unspecifically</w:delText>
        </w:r>
      </w:del>
      <w:ins w:id="936" w:author="Stefan Duprey" w:date="2016-11-14T09:37:00Z">
        <w:r w:rsidR="001862B6">
          <w:rPr>
            <w:rFonts w:ascii="Arial" w:hAnsi="Arial" w:cs="Arial"/>
            <w:color w:val="000000"/>
            <w:sz w:val="22"/>
          </w:rPr>
          <w:t>generally</w:t>
        </w:r>
      </w:ins>
      <w:ins w:id="937" w:author="Stefan Duprey" w:date="2016-11-14T09:40:00Z">
        <w:r w:rsidR="00243D42">
          <w:rPr>
            <w:rFonts w:ascii="Arial" w:hAnsi="Arial" w:cs="Arial"/>
            <w:color w:val="000000"/>
            <w:sz w:val="22"/>
          </w:rPr>
          <w:t xml:space="preserve"> and shown a comprehensive ranking.</w:t>
        </w:r>
      </w:ins>
      <w:del w:id="938" w:author="Stefan Duprey" w:date="2016-11-14T09:40:00Z">
        <w:r w:rsidDel="00243D42">
          <w:rPr>
            <w:rFonts w:ascii="Arial" w:hAnsi="Arial" w:cs="Arial"/>
            <w:color w:val="000000"/>
            <w:sz w:val="22"/>
          </w:rPr>
          <w:delText>.</w:delText>
        </w:r>
      </w:del>
    </w:p>
    <w:p w14:paraId="78348A43" w14:textId="03F7A380" w:rsidR="000878EF" w:rsidDel="00243D42" w:rsidRDefault="000878EF" w:rsidP="000878EF">
      <w:pPr>
        <w:rPr>
          <w:del w:id="939" w:author="Stefan Duprey" w:date="2016-11-14T09:42:00Z"/>
          <w:rFonts w:ascii="Arial" w:hAnsi="Arial" w:cs="Arial"/>
          <w:color w:val="000000"/>
          <w:sz w:val="22"/>
        </w:rPr>
      </w:pPr>
      <w:r>
        <w:rPr>
          <w:rFonts w:ascii="Arial" w:hAnsi="Arial" w:cs="Arial"/>
          <w:color w:val="000000"/>
          <w:sz w:val="22"/>
        </w:rPr>
        <w:t xml:space="preserve">The next step would be to focus on </w:t>
      </w:r>
      <w:r w:rsidR="001D75F4">
        <w:rPr>
          <w:rFonts w:ascii="Arial" w:hAnsi="Arial" w:cs="Arial"/>
          <w:color w:val="000000"/>
          <w:sz w:val="22"/>
        </w:rPr>
        <w:t xml:space="preserve">single </w:t>
      </w:r>
      <w:r>
        <w:rPr>
          <w:rFonts w:ascii="Arial" w:hAnsi="Arial" w:cs="Arial"/>
          <w:color w:val="000000"/>
          <w:sz w:val="22"/>
        </w:rPr>
        <w:t xml:space="preserve">specific categories and use Ravenpack </w:t>
      </w:r>
      <w:del w:id="940" w:author="Stefan Duprey" w:date="2016-11-14T09:41:00Z">
        <w:r w:rsidDel="00243D42">
          <w:rPr>
            <w:rFonts w:ascii="Arial" w:hAnsi="Arial" w:cs="Arial"/>
            <w:color w:val="000000"/>
            <w:sz w:val="22"/>
          </w:rPr>
          <w:delText xml:space="preserve">more </w:delText>
        </w:r>
      </w:del>
      <w:ins w:id="941" w:author="Stefan Duprey" w:date="2016-11-14T09:41:00Z">
        <w:r w:rsidR="00243D42">
          <w:rPr>
            <w:rFonts w:ascii="Arial" w:hAnsi="Arial" w:cs="Arial"/>
            <w:color w:val="000000"/>
            <w:sz w:val="22"/>
          </w:rPr>
          <w:t>most</w:t>
        </w:r>
        <w:r w:rsidR="00243D42">
          <w:rPr>
            <w:rFonts w:ascii="Arial" w:hAnsi="Arial" w:cs="Arial"/>
            <w:color w:val="000000"/>
            <w:sz w:val="22"/>
          </w:rPr>
          <w:t xml:space="preserve"> </w:t>
        </w:r>
      </w:ins>
      <w:r>
        <w:rPr>
          <w:rFonts w:ascii="Arial" w:hAnsi="Arial" w:cs="Arial"/>
          <w:color w:val="000000"/>
          <w:sz w:val="22"/>
        </w:rPr>
        <w:t xml:space="preserve">advanced analytics to </w:t>
      </w:r>
      <w:commentRangeStart w:id="942"/>
      <w:r>
        <w:rPr>
          <w:rFonts w:ascii="Arial" w:hAnsi="Arial" w:cs="Arial"/>
          <w:color w:val="000000"/>
          <w:sz w:val="22"/>
        </w:rPr>
        <w:t>improve them</w:t>
      </w:r>
      <w:ins w:id="943" w:author="Stefan Duprey" w:date="2016-11-14T09:41:00Z">
        <w:r w:rsidR="00243D42">
          <w:rPr>
            <w:rFonts w:ascii="Arial" w:hAnsi="Arial" w:cs="Arial"/>
            <w:color w:val="000000"/>
            <w:sz w:val="22"/>
          </w:rPr>
          <w:t xml:space="preserve">: Ravenpack big data release provides us with </w:t>
        </w:r>
      </w:ins>
      <w:ins w:id="944" w:author="Stefan Duprey" w:date="2016-11-14T09:42:00Z">
        <w:r w:rsidR="00243D42">
          <w:rPr>
            <w:rFonts w:ascii="Arial" w:hAnsi="Arial" w:cs="Arial"/>
            <w:color w:val="000000"/>
            <w:sz w:val="22"/>
          </w:rPr>
          <w:t xml:space="preserve">new dimensions to do exactly that: </w:t>
        </w:r>
      </w:ins>
      <w:del w:id="945" w:author="Stefan Duprey" w:date="2016-11-14T09:40:00Z">
        <w:r w:rsidDel="00243D42">
          <w:rPr>
            <w:rFonts w:ascii="Arial" w:hAnsi="Arial" w:cs="Arial"/>
            <w:color w:val="000000"/>
            <w:sz w:val="22"/>
          </w:rPr>
          <w:delText>.</w:delText>
        </w:r>
        <w:commentRangeEnd w:id="942"/>
        <w:r w:rsidR="002F22DE" w:rsidDel="00243D42">
          <w:rPr>
            <w:rStyle w:val="CommentReference"/>
          </w:rPr>
          <w:commentReference w:id="942"/>
        </w:r>
      </w:del>
    </w:p>
    <w:p w14:paraId="097382F4" w14:textId="59C43B81" w:rsidR="000878EF" w:rsidRDefault="000878EF" w:rsidP="000878EF">
      <w:pPr>
        <w:rPr>
          <w:ins w:id="946" w:author="Stefan Duprey" w:date="2016-11-14T09:42:00Z"/>
          <w:rFonts w:ascii="Arial" w:hAnsi="Arial" w:cs="Arial"/>
          <w:color w:val="000000"/>
          <w:sz w:val="22"/>
        </w:rPr>
      </w:pPr>
      <w:r>
        <w:rPr>
          <w:rFonts w:ascii="Arial" w:hAnsi="Arial" w:cs="Arial"/>
          <w:color w:val="000000"/>
          <w:sz w:val="22"/>
        </w:rPr>
        <w:t xml:space="preserve">Fact level tagging, event temporal assessment and </w:t>
      </w:r>
      <w:r w:rsidR="00297904">
        <w:rPr>
          <w:rFonts w:ascii="Arial" w:hAnsi="Arial" w:cs="Arial"/>
          <w:color w:val="000000"/>
          <w:sz w:val="22"/>
        </w:rPr>
        <w:t>category specific analytics (like our earnings type) will even more refine our profiles</w:t>
      </w:r>
      <w:r w:rsidR="00685138">
        <w:rPr>
          <w:rFonts w:ascii="Arial" w:hAnsi="Arial" w:cs="Arial"/>
          <w:color w:val="000000"/>
          <w:sz w:val="22"/>
        </w:rPr>
        <w:t xml:space="preserve"> to give you a statistical edge</w:t>
      </w:r>
      <w:r w:rsidR="00297904">
        <w:rPr>
          <w:rFonts w:ascii="Arial" w:hAnsi="Arial" w:cs="Arial"/>
          <w:color w:val="000000"/>
          <w:sz w:val="22"/>
        </w:rPr>
        <w:t>.</w:t>
      </w:r>
    </w:p>
    <w:p w14:paraId="4E480B90" w14:textId="060F360A" w:rsidR="00243D42" w:rsidRDefault="00243D42" w:rsidP="000878EF">
      <w:pPr>
        <w:rPr>
          <w:ins w:id="947" w:author="Stefan Duprey" w:date="2016-11-14T09:43:00Z"/>
          <w:rFonts w:ascii="Arial" w:hAnsi="Arial" w:cs="Arial"/>
          <w:color w:val="000000"/>
          <w:sz w:val="22"/>
        </w:rPr>
      </w:pPr>
      <w:ins w:id="948" w:author="Stefan Duprey" w:date="2016-11-14T09:42:00Z">
        <w:r>
          <w:rPr>
            <w:rFonts w:ascii="Arial" w:hAnsi="Arial" w:cs="Arial"/>
            <w:color w:val="000000"/>
            <w:sz w:val="22"/>
          </w:rPr>
          <w:t xml:space="preserve">Then when market reaction is calibrated to the finest level, the next will be to build an event </w:t>
        </w:r>
        <w:r w:rsidR="00E7514D">
          <w:rPr>
            <w:rFonts w:ascii="Arial" w:hAnsi="Arial" w:cs="Arial"/>
            <w:color w:val="000000"/>
            <w:sz w:val="22"/>
          </w:rPr>
          <w:t xml:space="preserve">trading strategy based on those response calibration. </w:t>
        </w:r>
      </w:ins>
      <w:ins w:id="949" w:author="Stefan Duprey" w:date="2016-11-14T09:43:00Z">
        <w:r w:rsidR="00E7514D">
          <w:rPr>
            <w:rFonts w:ascii="Arial" w:hAnsi="Arial" w:cs="Arial"/>
            <w:color w:val="000000"/>
            <w:sz w:val="22"/>
          </w:rPr>
          <w:t>This will be the next step of our research.</w:t>
        </w:r>
      </w:ins>
    </w:p>
    <w:p w14:paraId="3398C01F" w14:textId="77777777" w:rsidR="00E7514D" w:rsidRDefault="00E7514D" w:rsidP="000878EF">
      <w:pPr>
        <w:rPr>
          <w:ins w:id="950" w:author="Stefan Duprey" w:date="2016-11-14T09:44:00Z"/>
          <w:rFonts w:ascii="Arial" w:hAnsi="Arial" w:cs="Arial"/>
          <w:color w:val="000000"/>
          <w:sz w:val="22"/>
        </w:rPr>
      </w:pPr>
    </w:p>
    <w:p w14:paraId="1098C9C5" w14:textId="77777777" w:rsidR="00E7514D" w:rsidRDefault="00E7514D" w:rsidP="000878EF">
      <w:pPr>
        <w:rPr>
          <w:ins w:id="951" w:author="Stefan Duprey" w:date="2016-11-14T09:44:00Z"/>
          <w:rFonts w:ascii="Arial" w:hAnsi="Arial" w:cs="Arial"/>
          <w:color w:val="000000"/>
          <w:sz w:val="22"/>
        </w:rPr>
      </w:pPr>
    </w:p>
    <w:p w14:paraId="50813D84" w14:textId="77777777" w:rsidR="00E7514D" w:rsidRDefault="00E7514D" w:rsidP="000878EF">
      <w:pPr>
        <w:rPr>
          <w:ins w:id="952" w:author="Stefan Duprey" w:date="2016-11-14T09:44:00Z"/>
          <w:rFonts w:ascii="Arial" w:hAnsi="Arial" w:cs="Arial"/>
          <w:color w:val="000000"/>
          <w:sz w:val="22"/>
        </w:rPr>
      </w:pPr>
    </w:p>
    <w:p w14:paraId="0921DE94" w14:textId="77777777" w:rsidR="00E7514D" w:rsidRDefault="00E7514D" w:rsidP="000878EF">
      <w:pPr>
        <w:rPr>
          <w:rFonts w:ascii="Arial" w:hAnsi="Arial" w:cs="Arial"/>
          <w:color w:val="000000"/>
          <w:sz w:val="22"/>
        </w:rPr>
      </w:pPr>
    </w:p>
    <w:p w14:paraId="7F0B7C90" w14:textId="77777777" w:rsidR="00266B2D" w:rsidRDefault="00266B2D" w:rsidP="000878EF">
      <w:pPr>
        <w:rPr>
          <w:rFonts w:ascii="Arial" w:hAnsi="Arial" w:cs="Arial"/>
          <w:color w:val="000000"/>
          <w:sz w:val="22"/>
        </w:rPr>
      </w:pPr>
    </w:p>
    <w:p w14:paraId="76B68F0E" w14:textId="77777777" w:rsidR="00266B2D" w:rsidRDefault="00266B2D" w:rsidP="000878EF">
      <w:pPr>
        <w:rPr>
          <w:rFonts w:ascii="Arial" w:hAnsi="Arial" w:cs="Arial"/>
          <w:color w:val="000000"/>
          <w:sz w:val="22"/>
        </w:rPr>
      </w:pPr>
    </w:p>
    <w:p w14:paraId="549AF7E8" w14:textId="77777777" w:rsidR="00266B2D" w:rsidRDefault="00266B2D" w:rsidP="000878EF">
      <w:pPr>
        <w:rPr>
          <w:rFonts w:ascii="Arial" w:hAnsi="Arial" w:cs="Arial"/>
          <w:color w:val="000000"/>
          <w:sz w:val="22"/>
        </w:rPr>
      </w:pPr>
    </w:p>
    <w:p w14:paraId="582567CE" w14:textId="77777777" w:rsidR="00266B2D" w:rsidRDefault="00266B2D" w:rsidP="000878EF">
      <w:pPr>
        <w:rPr>
          <w:rFonts w:ascii="Arial" w:hAnsi="Arial" w:cs="Arial"/>
          <w:color w:val="000000"/>
          <w:sz w:val="22"/>
        </w:rPr>
      </w:pPr>
    </w:p>
    <w:p w14:paraId="382FD85D" w14:textId="77777777" w:rsidR="00266B2D" w:rsidRDefault="00266B2D" w:rsidP="000878EF">
      <w:pPr>
        <w:rPr>
          <w:rFonts w:ascii="Arial" w:hAnsi="Arial" w:cs="Arial"/>
          <w:color w:val="000000"/>
          <w:sz w:val="22"/>
        </w:rPr>
      </w:pPr>
    </w:p>
    <w:p w14:paraId="582BA139" w14:textId="77777777" w:rsidR="00685138" w:rsidRDefault="00685138" w:rsidP="000878EF">
      <w:pPr>
        <w:rPr>
          <w:rFonts w:ascii="Arial" w:hAnsi="Arial" w:cs="Arial"/>
          <w:color w:val="000000"/>
          <w:sz w:val="22"/>
        </w:rPr>
      </w:pPr>
    </w:p>
    <w:p w14:paraId="1E8C31BE" w14:textId="77777777" w:rsidR="00266B2D" w:rsidRDefault="00266B2D" w:rsidP="000878EF">
      <w:pPr>
        <w:rPr>
          <w:rFonts w:ascii="Arial" w:hAnsi="Arial" w:cs="Arial"/>
          <w:color w:val="000000"/>
          <w:sz w:val="22"/>
        </w:rPr>
      </w:pPr>
    </w:p>
    <w:p w14:paraId="035D0438" w14:textId="77777777" w:rsidR="00266B2D" w:rsidRDefault="00266B2D" w:rsidP="000878EF">
      <w:pPr>
        <w:rPr>
          <w:rFonts w:ascii="Arial" w:hAnsi="Arial" w:cs="Arial"/>
          <w:color w:val="000000"/>
          <w:sz w:val="22"/>
        </w:rPr>
      </w:pPr>
    </w:p>
    <w:p w14:paraId="227782AE" w14:textId="77777777" w:rsidR="00266B2D" w:rsidRDefault="00266B2D" w:rsidP="000878EF">
      <w:pPr>
        <w:rPr>
          <w:rFonts w:ascii="Arial" w:hAnsi="Arial" w:cs="Arial"/>
          <w:color w:val="000000"/>
          <w:sz w:val="22"/>
        </w:rPr>
      </w:pPr>
    </w:p>
    <w:p w14:paraId="5DDD18BD" w14:textId="77777777" w:rsidR="00266B2D" w:rsidRDefault="00266B2D" w:rsidP="000878EF">
      <w:pPr>
        <w:rPr>
          <w:rFonts w:ascii="Arial" w:hAnsi="Arial" w:cs="Arial"/>
          <w:color w:val="000000"/>
          <w:sz w:val="22"/>
        </w:rPr>
      </w:pPr>
    </w:p>
    <w:p w14:paraId="060AE819" w14:textId="77777777" w:rsidR="00266B2D" w:rsidRDefault="00266B2D" w:rsidP="000878EF">
      <w:pPr>
        <w:rPr>
          <w:rFonts w:ascii="Arial" w:hAnsi="Arial" w:cs="Arial"/>
          <w:color w:val="000000"/>
          <w:sz w:val="22"/>
        </w:rPr>
      </w:pPr>
    </w:p>
    <w:p w14:paraId="6B76CDF6" w14:textId="77777777" w:rsidR="00266B2D" w:rsidRDefault="00266B2D" w:rsidP="000878EF">
      <w:pPr>
        <w:rPr>
          <w:rFonts w:ascii="Arial" w:hAnsi="Arial" w:cs="Arial"/>
          <w:color w:val="000000"/>
          <w:sz w:val="22"/>
        </w:rPr>
      </w:pPr>
    </w:p>
    <w:p w14:paraId="2F737640" w14:textId="77777777" w:rsidR="000878EF" w:rsidRPr="000878EF" w:rsidRDefault="000878EF" w:rsidP="000878EF">
      <w:pPr>
        <w:rPr>
          <w:lang w:eastAsia="zh-CN"/>
        </w:rPr>
      </w:pPr>
    </w:p>
    <w:p w14:paraId="66A14A10" w14:textId="77777777" w:rsidR="004A0AD9" w:rsidRPr="00E12190" w:rsidRDefault="004A0AD9">
      <w:pPr>
        <w:pStyle w:val="Heading1"/>
      </w:pPr>
      <w:r>
        <w:lastRenderedPageBreak/>
        <w:t>6</w:t>
      </w:r>
      <w:r w:rsidRPr="00E12190">
        <w:t>. References</w:t>
      </w:r>
    </w:p>
    <w:p w14:paraId="742D881B" w14:textId="1E5AC96A" w:rsidR="001A680E" w:rsidRDefault="001A680E" w:rsidP="001A680E">
      <w:pPr>
        <w:rPr>
          <w:lang w:eastAsia="zh-CN"/>
        </w:rPr>
      </w:pPr>
      <w:r>
        <w:rPr>
          <w:lang w:eastAsia="zh-CN"/>
        </w:rPr>
        <w:t>[1</w:t>
      </w:r>
      <w:r w:rsidRPr="001F058C">
        <w:rPr>
          <w:lang w:eastAsia="zh-CN"/>
        </w:rPr>
        <w:t>]</w:t>
      </w:r>
      <w:ins w:id="953" w:author="Stefan Duprey" w:date="2016-11-10T17:52:00Z">
        <w:r w:rsidR="00F07F08">
          <w:rPr>
            <w:lang w:eastAsia="zh-CN"/>
          </w:rPr>
          <w:t xml:space="preserve"> </w:t>
        </w:r>
      </w:ins>
      <w:r>
        <w:rPr>
          <w:lang w:eastAsia="zh-CN"/>
        </w:rPr>
        <w:t>Axel Gross-Klussmann and Nikolaus Hautsch</w:t>
      </w:r>
      <w:r w:rsidRPr="001F058C">
        <w:rPr>
          <w:lang w:eastAsia="zh-CN"/>
        </w:rPr>
        <w:t xml:space="preserve"> (</w:t>
      </w:r>
      <w:r>
        <w:rPr>
          <w:lang w:eastAsia="zh-CN"/>
        </w:rPr>
        <w:t>2011</w:t>
      </w:r>
      <w:r w:rsidRPr="001F058C">
        <w:rPr>
          <w:lang w:eastAsia="zh-CN"/>
        </w:rPr>
        <w:t>), “</w:t>
      </w:r>
      <w:r>
        <w:rPr>
          <w:lang w:eastAsia="zh-CN"/>
        </w:rPr>
        <w:t>When machines read the news: Using automated text analytics to quantify high frequency news-implied market reactions”</w:t>
      </w:r>
      <w:r w:rsidRPr="001F058C">
        <w:rPr>
          <w:lang w:eastAsia="zh-CN"/>
        </w:rPr>
        <w:t xml:space="preserve">, </w:t>
      </w:r>
      <w:r>
        <w:rPr>
          <w:lang w:eastAsia="zh-CN"/>
        </w:rPr>
        <w:t>Journal of Empirical Finance</w:t>
      </w:r>
    </w:p>
    <w:p w14:paraId="41969239" w14:textId="1EFA2D37" w:rsidR="001A680E" w:rsidRDefault="001A680E" w:rsidP="004A0AD9">
      <w:pPr>
        <w:rPr>
          <w:lang w:eastAsia="zh-CN"/>
        </w:rPr>
      </w:pPr>
      <w:r>
        <w:rPr>
          <w:lang w:eastAsia="zh-CN"/>
        </w:rPr>
        <w:t>[2</w:t>
      </w:r>
      <w:r w:rsidRPr="001F058C">
        <w:rPr>
          <w:lang w:eastAsia="zh-CN"/>
        </w:rPr>
        <w:t xml:space="preserve">] </w:t>
      </w:r>
      <w:r>
        <w:rPr>
          <w:lang w:eastAsia="zh-CN"/>
        </w:rPr>
        <w:t>Quantamentals</w:t>
      </w:r>
      <w:r w:rsidRPr="001F058C">
        <w:rPr>
          <w:lang w:eastAsia="zh-CN"/>
        </w:rPr>
        <w:t xml:space="preserve"> (</w:t>
      </w:r>
      <w:r>
        <w:rPr>
          <w:lang w:eastAsia="zh-CN"/>
        </w:rPr>
        <w:t>September</w:t>
      </w:r>
      <w:r w:rsidRPr="001F058C">
        <w:rPr>
          <w:lang w:eastAsia="zh-CN"/>
        </w:rPr>
        <w:t xml:space="preserve"> 201</w:t>
      </w:r>
      <w:r>
        <w:rPr>
          <w:lang w:eastAsia="zh-CN"/>
        </w:rPr>
        <w:t>2</w:t>
      </w:r>
      <w:r w:rsidRPr="001F058C">
        <w:rPr>
          <w:lang w:eastAsia="zh-CN"/>
        </w:rPr>
        <w:t>), “</w:t>
      </w:r>
      <w:r>
        <w:rPr>
          <w:lang w:eastAsia="zh-CN"/>
        </w:rPr>
        <w:t>Quantifying events”</w:t>
      </w:r>
    </w:p>
    <w:p w14:paraId="54A3282C" w14:textId="33856180" w:rsidR="004A0AD9" w:rsidRDefault="006A7630" w:rsidP="004A0AD9">
      <w:pPr>
        <w:rPr>
          <w:lang w:eastAsia="zh-CN"/>
        </w:rPr>
      </w:pPr>
      <w:r>
        <w:rPr>
          <w:lang w:eastAsia="zh-CN"/>
        </w:rPr>
        <w:t>[3</w:t>
      </w:r>
      <w:r w:rsidR="004A0AD9" w:rsidRPr="001F058C">
        <w:rPr>
          <w:lang w:eastAsia="zh-CN"/>
        </w:rPr>
        <w:t>] Peter Hafez</w:t>
      </w:r>
      <w:r w:rsidR="004A0AD9">
        <w:rPr>
          <w:lang w:eastAsia="zh-CN"/>
        </w:rPr>
        <w:t xml:space="preserve"> and</w:t>
      </w:r>
      <w:r w:rsidR="004A0AD9" w:rsidRPr="001F058C">
        <w:rPr>
          <w:lang w:eastAsia="zh-CN"/>
        </w:rPr>
        <w:t xml:space="preserve"> Jose A. Guerrero-Colón (</w:t>
      </w:r>
      <w:r w:rsidR="004A0AD9">
        <w:rPr>
          <w:lang w:eastAsia="zh-CN"/>
        </w:rPr>
        <w:t>March</w:t>
      </w:r>
      <w:r w:rsidR="004A0AD9" w:rsidRPr="001F058C">
        <w:rPr>
          <w:lang w:eastAsia="zh-CN"/>
        </w:rPr>
        <w:t xml:space="preserve"> 201</w:t>
      </w:r>
      <w:r w:rsidR="004A0AD9">
        <w:rPr>
          <w:lang w:eastAsia="zh-CN"/>
        </w:rPr>
        <w:t>6</w:t>
      </w:r>
      <w:r w:rsidR="004A0AD9" w:rsidRPr="001F058C">
        <w:rPr>
          <w:lang w:eastAsia="zh-CN"/>
        </w:rPr>
        <w:t>), “</w:t>
      </w:r>
      <w:r w:rsidR="004A0AD9">
        <w:rPr>
          <w:lang w:eastAsia="zh-CN"/>
        </w:rPr>
        <w:t>Earnings Sentiment Consistently Outperforms Consensus</w:t>
      </w:r>
      <w:r w:rsidR="004A0AD9" w:rsidRPr="001F058C">
        <w:rPr>
          <w:lang w:eastAsia="zh-CN"/>
        </w:rPr>
        <w:t>”, RavenPack Quantitative Research</w:t>
      </w:r>
    </w:p>
    <w:p w14:paraId="318B8B45" w14:textId="44DF9B5A" w:rsidR="004A0AD9" w:rsidRDefault="006A7630" w:rsidP="004A0AD9">
      <w:pPr>
        <w:rPr>
          <w:lang w:eastAsia="zh-CN"/>
        </w:rPr>
      </w:pPr>
      <w:r>
        <w:rPr>
          <w:lang w:eastAsia="zh-CN"/>
        </w:rPr>
        <w:t>[4] Eugene F.Fama, Lawrence Fisher, Michael C. Jensen, Richard Roll, “The Adjustment of Stock Prices to New Information”, International Economic Review, Vol 10</w:t>
      </w:r>
    </w:p>
    <w:p w14:paraId="5157B5F1" w14:textId="14FDE7EB" w:rsidR="006A7630" w:rsidRDefault="006A7630" w:rsidP="004A0AD9">
      <w:pPr>
        <w:rPr>
          <w:lang w:eastAsia="zh-CN"/>
        </w:rPr>
      </w:pPr>
      <w:r>
        <w:rPr>
          <w:lang w:eastAsia="zh-CN"/>
        </w:rPr>
        <w:t>[5] Nikolaus Hautsch (2008), “Capturing common components in high frequency time series: a multivariate stochastic multiplicative error model”, J. Econ.Dyn. Control 32</w:t>
      </w:r>
    </w:p>
    <w:p w14:paraId="6BB6E19C" w14:textId="4685EA0E" w:rsidR="006A7630" w:rsidRDefault="006A7630" w:rsidP="004A0AD9">
      <w:pPr>
        <w:rPr>
          <w:lang w:eastAsia="zh-CN"/>
        </w:rPr>
      </w:pPr>
      <w:r>
        <w:rPr>
          <w:lang w:eastAsia="zh-CN"/>
        </w:rPr>
        <w:t xml:space="preserve">[6] Event study metrics methodology book, </w:t>
      </w:r>
      <w:r w:rsidRPr="006A7630">
        <w:rPr>
          <w:lang w:eastAsia="zh-CN"/>
        </w:rPr>
        <w:t>http://eventstudymetrics.com/</w:t>
      </w:r>
    </w:p>
    <w:p w14:paraId="5E20377F" w14:textId="77777777" w:rsidR="006A7630" w:rsidRDefault="006A7630" w:rsidP="004A0AD9">
      <w:pPr>
        <w:rPr>
          <w:ins w:id="954" w:author="Stefan Duprey" w:date="2016-11-14T09:44:00Z"/>
          <w:lang w:eastAsia="zh-CN"/>
        </w:rPr>
      </w:pPr>
    </w:p>
    <w:p w14:paraId="73647D46" w14:textId="77777777" w:rsidR="00E7514D" w:rsidRDefault="00E7514D" w:rsidP="004A0AD9">
      <w:pPr>
        <w:rPr>
          <w:ins w:id="955" w:author="Stefan Duprey" w:date="2016-11-14T09:44:00Z"/>
          <w:lang w:eastAsia="zh-CN"/>
        </w:rPr>
      </w:pPr>
    </w:p>
    <w:p w14:paraId="7126D865" w14:textId="77777777" w:rsidR="00E7514D" w:rsidRDefault="00E7514D" w:rsidP="004A0AD9">
      <w:pPr>
        <w:rPr>
          <w:ins w:id="956" w:author="Stefan Duprey" w:date="2016-11-14T09:44:00Z"/>
          <w:lang w:eastAsia="zh-CN"/>
        </w:rPr>
      </w:pPr>
    </w:p>
    <w:p w14:paraId="7A487F2B" w14:textId="77777777" w:rsidR="00E7514D" w:rsidRDefault="00E7514D" w:rsidP="004A0AD9">
      <w:pPr>
        <w:rPr>
          <w:ins w:id="957" w:author="Stefan Duprey" w:date="2016-11-14T09:44:00Z"/>
          <w:lang w:eastAsia="zh-CN"/>
        </w:rPr>
      </w:pPr>
    </w:p>
    <w:p w14:paraId="4A4384CA" w14:textId="77777777" w:rsidR="00E7514D" w:rsidRDefault="00E7514D" w:rsidP="004A0AD9">
      <w:pPr>
        <w:rPr>
          <w:ins w:id="958" w:author="Stefan Duprey" w:date="2016-11-14T09:44:00Z"/>
          <w:lang w:eastAsia="zh-CN"/>
        </w:rPr>
      </w:pPr>
    </w:p>
    <w:p w14:paraId="1B4A1014" w14:textId="77777777" w:rsidR="00E7514D" w:rsidRDefault="00E7514D" w:rsidP="004A0AD9">
      <w:pPr>
        <w:rPr>
          <w:ins w:id="959" w:author="Stefan Duprey" w:date="2016-11-14T09:44:00Z"/>
          <w:lang w:eastAsia="zh-CN"/>
        </w:rPr>
      </w:pPr>
    </w:p>
    <w:p w14:paraId="035788D1" w14:textId="77777777" w:rsidR="00E7514D" w:rsidRDefault="00E7514D" w:rsidP="004A0AD9">
      <w:pPr>
        <w:rPr>
          <w:ins w:id="960" w:author="Stefan Duprey" w:date="2016-11-14T09:44:00Z"/>
          <w:lang w:eastAsia="zh-CN"/>
        </w:rPr>
      </w:pPr>
    </w:p>
    <w:p w14:paraId="50285A38" w14:textId="77777777" w:rsidR="00E7514D" w:rsidRDefault="00E7514D" w:rsidP="004A0AD9">
      <w:pPr>
        <w:rPr>
          <w:ins w:id="961" w:author="Stefan Duprey" w:date="2016-11-14T09:44:00Z"/>
          <w:lang w:eastAsia="zh-CN"/>
        </w:rPr>
      </w:pPr>
    </w:p>
    <w:p w14:paraId="3719FB33" w14:textId="77777777" w:rsidR="00E7514D" w:rsidRDefault="00E7514D" w:rsidP="004A0AD9">
      <w:pPr>
        <w:rPr>
          <w:ins w:id="962" w:author="Stefan Duprey" w:date="2016-11-14T09:44:00Z"/>
          <w:lang w:eastAsia="zh-CN"/>
        </w:rPr>
      </w:pPr>
    </w:p>
    <w:p w14:paraId="7AC699BB" w14:textId="77777777" w:rsidR="00E7514D" w:rsidRDefault="00E7514D" w:rsidP="004A0AD9">
      <w:pPr>
        <w:rPr>
          <w:ins w:id="963" w:author="Stefan Duprey" w:date="2016-11-14T09:44:00Z"/>
          <w:lang w:eastAsia="zh-CN"/>
        </w:rPr>
      </w:pPr>
    </w:p>
    <w:p w14:paraId="3004A2B4" w14:textId="77777777" w:rsidR="00E7514D" w:rsidRDefault="00E7514D" w:rsidP="004A0AD9">
      <w:pPr>
        <w:rPr>
          <w:ins w:id="964" w:author="Stefan Duprey" w:date="2016-11-14T09:44:00Z"/>
          <w:lang w:eastAsia="zh-CN"/>
        </w:rPr>
      </w:pPr>
    </w:p>
    <w:p w14:paraId="3CE2B253" w14:textId="77777777" w:rsidR="00E7514D" w:rsidRDefault="00E7514D" w:rsidP="004A0AD9">
      <w:pPr>
        <w:rPr>
          <w:ins w:id="965" w:author="Stefan Duprey" w:date="2016-11-14T09:44:00Z"/>
          <w:lang w:eastAsia="zh-CN"/>
        </w:rPr>
      </w:pPr>
    </w:p>
    <w:p w14:paraId="5FDFF94F" w14:textId="77777777" w:rsidR="00E7514D" w:rsidRDefault="00E7514D" w:rsidP="004A0AD9">
      <w:pPr>
        <w:rPr>
          <w:ins w:id="966" w:author="Stefan Duprey" w:date="2016-11-14T09:44:00Z"/>
          <w:lang w:eastAsia="zh-CN"/>
        </w:rPr>
      </w:pPr>
    </w:p>
    <w:p w14:paraId="2E6C3FC4" w14:textId="77777777" w:rsidR="00E7514D" w:rsidRDefault="00E7514D" w:rsidP="004A0AD9">
      <w:pPr>
        <w:rPr>
          <w:ins w:id="967" w:author="Stefan Duprey" w:date="2016-11-14T09:44:00Z"/>
          <w:lang w:eastAsia="zh-CN"/>
        </w:rPr>
      </w:pPr>
    </w:p>
    <w:p w14:paraId="09D7038B" w14:textId="77777777" w:rsidR="00E7514D" w:rsidRDefault="00E7514D" w:rsidP="004A0AD9">
      <w:pPr>
        <w:rPr>
          <w:ins w:id="968" w:author="Stefan Duprey" w:date="2016-11-14T09:44:00Z"/>
          <w:lang w:eastAsia="zh-CN"/>
        </w:rPr>
      </w:pPr>
    </w:p>
    <w:p w14:paraId="18AFADF6" w14:textId="77777777" w:rsidR="00E7514D" w:rsidRDefault="00E7514D" w:rsidP="004A0AD9">
      <w:pPr>
        <w:rPr>
          <w:ins w:id="969" w:author="Stefan Duprey" w:date="2016-11-14T09:44:00Z"/>
          <w:lang w:eastAsia="zh-CN"/>
        </w:rPr>
      </w:pPr>
    </w:p>
    <w:p w14:paraId="26B16E44" w14:textId="77777777" w:rsidR="00E7514D" w:rsidRDefault="00E7514D" w:rsidP="004A0AD9">
      <w:pPr>
        <w:rPr>
          <w:ins w:id="970" w:author="Stefan Duprey" w:date="2016-11-14T09:44:00Z"/>
          <w:lang w:eastAsia="zh-CN"/>
        </w:rPr>
      </w:pPr>
    </w:p>
    <w:p w14:paraId="7FDFED82" w14:textId="77777777" w:rsidR="00E7514D" w:rsidRDefault="00E7514D" w:rsidP="004A0AD9">
      <w:pPr>
        <w:rPr>
          <w:ins w:id="971" w:author="Stefan Duprey" w:date="2016-11-14T09:44:00Z"/>
          <w:lang w:eastAsia="zh-CN"/>
        </w:rPr>
      </w:pPr>
    </w:p>
    <w:p w14:paraId="4CA78704" w14:textId="77777777" w:rsidR="00E7514D" w:rsidRDefault="00E7514D" w:rsidP="004A0AD9">
      <w:pPr>
        <w:rPr>
          <w:ins w:id="972" w:author="Stefan Duprey" w:date="2016-11-14T09:44:00Z"/>
          <w:lang w:eastAsia="zh-CN"/>
        </w:rPr>
      </w:pPr>
    </w:p>
    <w:p w14:paraId="51F388C8" w14:textId="77777777" w:rsidR="00E7514D" w:rsidRDefault="00E7514D" w:rsidP="004A0AD9">
      <w:pPr>
        <w:rPr>
          <w:ins w:id="973" w:author="Stefan Duprey" w:date="2016-11-14T09:44:00Z"/>
          <w:lang w:eastAsia="zh-CN"/>
        </w:rPr>
      </w:pPr>
    </w:p>
    <w:p w14:paraId="06D342D1" w14:textId="77777777" w:rsidR="00E7514D" w:rsidRDefault="00E7514D" w:rsidP="004A0AD9">
      <w:pPr>
        <w:rPr>
          <w:ins w:id="974" w:author="Stefan Duprey" w:date="2016-11-14T09:44:00Z"/>
          <w:lang w:eastAsia="zh-CN"/>
        </w:rPr>
      </w:pPr>
    </w:p>
    <w:p w14:paraId="71B6FD73" w14:textId="77777777" w:rsidR="00E7514D" w:rsidRDefault="00E7514D" w:rsidP="004A0AD9">
      <w:pPr>
        <w:rPr>
          <w:ins w:id="975" w:author="Stefan Duprey" w:date="2016-11-14T09:44:00Z"/>
          <w:lang w:eastAsia="zh-CN"/>
        </w:rPr>
      </w:pPr>
    </w:p>
    <w:p w14:paraId="14262775" w14:textId="77777777" w:rsidR="00E7514D" w:rsidRDefault="00E7514D" w:rsidP="004A0AD9">
      <w:pPr>
        <w:rPr>
          <w:ins w:id="976" w:author="Stefan Duprey" w:date="2016-11-14T09:44:00Z"/>
          <w:lang w:eastAsia="zh-CN"/>
        </w:rPr>
      </w:pPr>
    </w:p>
    <w:p w14:paraId="16C45E97" w14:textId="77777777" w:rsidR="00E7514D" w:rsidRPr="001F058C" w:rsidRDefault="00E7514D" w:rsidP="004A0AD9">
      <w:pPr>
        <w:rPr>
          <w:lang w:eastAsia="zh-CN"/>
        </w:rPr>
      </w:pPr>
      <w:bookmarkStart w:id="977" w:name="_GoBack"/>
      <w:bookmarkEnd w:id="977"/>
    </w:p>
    <w:p w14:paraId="2C64068E" w14:textId="2307F53F" w:rsidR="00F64F76" w:rsidRDefault="004A0AD9" w:rsidP="004A0AD9">
      <w:pPr>
        <w:spacing w:line="240" w:lineRule="auto"/>
        <w:jc w:val="left"/>
        <w:rPr>
          <w:b/>
        </w:rPr>
      </w:pPr>
      <w:r w:rsidRPr="00863A6C">
        <w:rPr>
          <w:rFonts w:eastAsia="Times New Roman" w:cs="Arial"/>
          <w:b/>
          <w:bCs/>
          <w:kern w:val="32"/>
          <w:sz w:val="32"/>
          <w:szCs w:val="32"/>
        </w:rPr>
        <w:lastRenderedPageBreak/>
        <w:t>Appendix A:</w:t>
      </w:r>
      <w:r w:rsidR="00F64F76">
        <w:rPr>
          <w:rFonts w:eastAsia="Times New Roman" w:cs="Arial"/>
          <w:b/>
          <w:bCs/>
          <w:kern w:val="32"/>
          <w:sz w:val="32"/>
          <w:szCs w:val="32"/>
        </w:rPr>
        <w:t xml:space="preserve"> Generalized Cumulative Corrado Test </w:t>
      </w:r>
    </w:p>
    <w:p w14:paraId="21A931F3" w14:textId="77777777" w:rsidR="00F64F76" w:rsidRDefault="00F64F76" w:rsidP="004A0AD9">
      <w:pPr>
        <w:rPr>
          <w:rFonts w:eastAsia="Times New Roman" w:cs="Arial"/>
          <w:b/>
          <w:bCs/>
          <w:kern w:val="32"/>
          <w:sz w:val="32"/>
          <w:szCs w:val="32"/>
        </w:rPr>
      </w:pPr>
    </w:p>
    <w:p w14:paraId="0A7DB9BA" w14:textId="727258AB" w:rsidR="00F64F76" w:rsidRDefault="00F64F76" w:rsidP="00F64F76">
      <w:pPr>
        <w:rPr>
          <w:b/>
          <w:color w:val="000000" w:themeColor="text1"/>
        </w:rPr>
      </w:pPr>
      <w:r w:rsidRPr="004D4C0A">
        <w:rPr>
          <w:b/>
          <w:color w:val="000000" w:themeColor="text1"/>
        </w:rPr>
        <w:t>Corrado rank test:</w:t>
      </w:r>
    </w:p>
    <w:p w14:paraId="7C483D9C" w14:textId="77777777" w:rsidR="00F64F76" w:rsidRPr="00F64F76" w:rsidRDefault="00F64F76" w:rsidP="00F64F76">
      <w:pPr>
        <w:rPr>
          <w:b/>
          <w:color w:val="000000" w:themeColor="text1"/>
        </w:rPr>
      </w:pPr>
    </w:p>
    <w:p w14:paraId="144AC594" w14:textId="77777777" w:rsidR="00F64F76" w:rsidRPr="004D4C0A" w:rsidRDefault="00F64F76" w:rsidP="00F64F76">
      <w:pPr>
        <w:rPr>
          <w:color w:val="000000" w:themeColor="text1"/>
        </w:rPr>
      </w:pPr>
      <w:r w:rsidRPr="004D4C0A">
        <w:rPr>
          <w:color w:val="000000" w:themeColor="text1"/>
        </w:rPr>
        <w:t>In our search for profitable trading profiles, we will use Ravenpack analytics to its full extent to filter per source, news novelty, entity relevance, and so on, but as we filter our events, the observations count lessens and to properly discriminate among those distinct cumulative trading profiles, one must devise a proper statistical significance measure to ponder the potential average compounded return possibly tradable.</w:t>
      </w:r>
    </w:p>
    <w:p w14:paraId="138A6A4D" w14:textId="77777777" w:rsidR="00F64F76" w:rsidRPr="004D4C0A" w:rsidRDefault="00F64F76" w:rsidP="00F64F76">
      <w:pPr>
        <w:rPr>
          <w:color w:val="000000" w:themeColor="text1"/>
        </w:rPr>
      </w:pPr>
      <w:r w:rsidRPr="004D4C0A">
        <w:rPr>
          <w:color w:val="000000" w:themeColor="text1"/>
        </w:rPr>
        <w:t>Many of those statistical tests have been extensively used and detailed in academic literature. We have tested most of them and retained only the most robust one to rank our profiles: the</w:t>
      </w:r>
      <w:r>
        <w:rPr>
          <w:color w:val="000000" w:themeColor="text1"/>
        </w:rPr>
        <w:t xml:space="preserve"> generalized Corrado rank test.</w:t>
      </w:r>
    </w:p>
    <w:p w14:paraId="401CD3E7" w14:textId="77777777" w:rsidR="00F64F76" w:rsidRDefault="00F64F76" w:rsidP="00F64F76">
      <w:pPr>
        <w:rPr>
          <w:color w:val="000000" w:themeColor="text1"/>
        </w:rPr>
      </w:pPr>
      <w:r w:rsidRPr="004D4C0A">
        <w:rPr>
          <w:color w:val="000000" w:themeColor="text1"/>
        </w:rPr>
        <w:t>The Corrado rank test statistic is based on the rank of the abnormal returns</w:t>
      </w:r>
      <w:r>
        <w:rPr>
          <w:color w:val="000000" w:themeColor="text1"/>
        </w:rPr>
        <w:t xml:space="preserve"> </w:t>
      </w:r>
      <w:r w:rsidRPr="004D4C0A">
        <w:rPr>
          <w:color w:val="000000" w:themeColor="text1"/>
        </w:rPr>
        <w:t>standardized</w:t>
      </w:r>
      <w:r>
        <w:rPr>
          <w:color w:val="000000" w:themeColor="text1"/>
        </w:rPr>
        <w:t xml:space="preserve"> by their standard deviation over </w:t>
      </w:r>
      <w:r w:rsidRPr="004D4C0A">
        <w:rPr>
          <w:color w:val="000000" w:themeColor="text1"/>
        </w:rPr>
        <w:t>both the estimation wi</w:t>
      </w:r>
      <w:r>
        <w:rPr>
          <w:color w:val="000000" w:themeColor="text1"/>
        </w:rPr>
        <w:t>ndow and event window combined T=T_1+T_2</w:t>
      </w:r>
      <w:r w:rsidRPr="004D4C0A">
        <w:rPr>
          <w:color w:val="000000" w:themeColor="text1"/>
        </w:rPr>
        <w:t>.</w:t>
      </w:r>
    </w:p>
    <w:p w14:paraId="27C09B06" w14:textId="77777777" w:rsidR="00F64F76" w:rsidRPr="004D4C0A" w:rsidRDefault="00F64F76" w:rsidP="00F64F76">
      <w:pPr>
        <w:rPr>
          <w:color w:val="000000" w:themeColor="text1"/>
        </w:rPr>
      </w:pPr>
    </w:p>
    <w:p w14:paraId="2CFA2D25" w14:textId="77777777" w:rsidR="00F64F76" w:rsidRDefault="00F64F76" w:rsidP="00F64F76">
      <w:pPr>
        <w:rPr>
          <w:b/>
          <w:color w:val="000000" w:themeColor="text1"/>
        </w:rPr>
      </w:pPr>
      <w:r w:rsidRPr="004D4C0A">
        <w:rPr>
          <w:b/>
          <w:color w:val="000000" w:themeColor="text1"/>
        </w:rPr>
        <w:t>Generalized Corrado rank test:</w:t>
      </w:r>
    </w:p>
    <w:p w14:paraId="7A707471" w14:textId="77777777" w:rsidR="00F64F76" w:rsidRPr="004D4C0A" w:rsidRDefault="00F64F76" w:rsidP="00F64F76">
      <w:pPr>
        <w:rPr>
          <w:b/>
          <w:color w:val="000000" w:themeColor="text1"/>
        </w:rPr>
      </w:pPr>
    </w:p>
    <w:p w14:paraId="14A2B152" w14:textId="234909D6" w:rsidR="00F64F76" w:rsidRDefault="00F64F76" w:rsidP="00F64F76">
      <w:pPr>
        <w:rPr>
          <w:color w:val="000000" w:themeColor="text1"/>
        </w:rPr>
      </w:pPr>
      <w:r w:rsidRPr="004D4C0A">
        <w:rPr>
          <w:color w:val="000000" w:themeColor="text1"/>
        </w:rPr>
        <w:t>In order to account for the possible event induced volatility (</w:t>
      </w:r>
      <w:r w:rsidR="000878EF">
        <w:rPr>
          <w:color w:val="000000" w:themeColor="text1"/>
        </w:rPr>
        <w:t>following</w:t>
      </w:r>
      <w:r w:rsidRPr="004D4C0A">
        <w:rPr>
          <w:color w:val="000000" w:themeColor="text1"/>
        </w:rPr>
        <w:t xml:space="preserve"> Boehmer, Mucumeci and Poulsen (1991)), the generalized Corrado test </w:t>
      </w:r>
      <w:r w:rsidR="000878EF">
        <w:rPr>
          <w:color w:val="000000" w:themeColor="text1"/>
        </w:rPr>
        <w:t>re</w:t>
      </w:r>
      <w:r w:rsidR="000878EF" w:rsidRPr="004D4C0A">
        <w:rPr>
          <w:color w:val="000000" w:themeColor="text1"/>
        </w:rPr>
        <w:t>standardize</w:t>
      </w:r>
      <w:r w:rsidRPr="004D4C0A">
        <w:rPr>
          <w:color w:val="000000" w:themeColor="text1"/>
        </w:rPr>
        <w:t xml:space="preserve"> the SARs with the cross sectional standard deviation of the SAR defining the generalized standardized abnormal return.</w:t>
      </w:r>
    </w:p>
    <w:p w14:paraId="40795834" w14:textId="440B195B" w:rsidR="00F64F76" w:rsidRDefault="00F667E9" w:rsidP="00F64F76">
      <w:pPr>
        <w:rPr>
          <w:color w:val="000000" w:themeColor="text1"/>
        </w:rPr>
      </w:pPr>
      <w:r>
        <w:rPr>
          <w:noProof/>
          <w:lang w:val="es-ES" w:eastAsia="es-ES"/>
        </w:rPr>
        <w:drawing>
          <wp:anchor distT="0" distB="0" distL="114300" distR="114300" simplePos="0" relativeHeight="251697152" behindDoc="0" locked="0" layoutInCell="1" allowOverlap="1" wp14:anchorId="1603AE32" wp14:editId="171AABD0">
            <wp:simplePos x="0" y="0"/>
            <wp:positionH relativeFrom="margin">
              <wp:posOffset>1615100</wp:posOffset>
            </wp:positionH>
            <wp:positionV relativeFrom="paragraph">
              <wp:posOffset>271456</wp:posOffset>
            </wp:positionV>
            <wp:extent cx="3357245" cy="7613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357245" cy="761365"/>
                    </a:xfrm>
                    <a:prstGeom prst="rect">
                      <a:avLst/>
                    </a:prstGeom>
                  </pic:spPr>
                </pic:pic>
              </a:graphicData>
            </a:graphic>
            <wp14:sizeRelH relativeFrom="margin">
              <wp14:pctWidth>0</wp14:pctWidth>
            </wp14:sizeRelH>
            <wp14:sizeRelV relativeFrom="margin">
              <wp14:pctHeight>0</wp14:pctHeight>
            </wp14:sizeRelV>
          </wp:anchor>
        </w:drawing>
      </w:r>
    </w:p>
    <w:p w14:paraId="0A398C53" w14:textId="0801CBEB" w:rsidR="00F64F76" w:rsidRDefault="000C3C4C" w:rsidP="00F64F76">
      <w:pPr>
        <w:rPr>
          <w:color w:val="000000" w:themeColor="text1"/>
        </w:rPr>
      </w:pPr>
      <w:r>
        <w:rPr>
          <w:noProof/>
          <w:lang w:val="es-ES" w:eastAsia="es-ES"/>
        </w:rPr>
        <w:drawing>
          <wp:anchor distT="0" distB="0" distL="114300" distR="114300" simplePos="0" relativeHeight="251698176" behindDoc="0" locked="0" layoutInCell="1" allowOverlap="1" wp14:anchorId="4656AB01" wp14:editId="4B54496B">
            <wp:simplePos x="0" y="0"/>
            <wp:positionH relativeFrom="margin">
              <wp:posOffset>1659890</wp:posOffset>
            </wp:positionH>
            <wp:positionV relativeFrom="paragraph">
              <wp:posOffset>1132205</wp:posOffset>
            </wp:positionV>
            <wp:extent cx="3171825" cy="386715"/>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171825" cy="386715"/>
                    </a:xfrm>
                    <a:prstGeom prst="rect">
                      <a:avLst/>
                    </a:prstGeom>
                  </pic:spPr>
                </pic:pic>
              </a:graphicData>
            </a:graphic>
            <wp14:sizeRelH relativeFrom="margin">
              <wp14:pctWidth>0</wp14:pctWidth>
            </wp14:sizeRelH>
            <wp14:sizeRelV relativeFrom="margin">
              <wp14:pctHeight>0</wp14:pctHeight>
            </wp14:sizeRelV>
          </wp:anchor>
        </w:drawing>
      </w:r>
      <w:r w:rsidR="00F64F76">
        <w:rPr>
          <w:color w:val="000000" w:themeColor="text1"/>
        </w:rPr>
        <w:t xml:space="preserve">Where </w:t>
      </w:r>
    </w:p>
    <w:p w14:paraId="5CC8FFED" w14:textId="07205B87" w:rsidR="00F64F76" w:rsidRDefault="00F64F76" w:rsidP="00F64F76">
      <w:pPr>
        <w:rPr>
          <w:color w:val="000000" w:themeColor="text1"/>
        </w:rPr>
      </w:pPr>
    </w:p>
    <w:p w14:paraId="260F14A5" w14:textId="40301747" w:rsidR="00F64F76" w:rsidRDefault="00F64F76" w:rsidP="00F64F76">
      <w:pPr>
        <w:rPr>
          <w:color w:val="000000" w:themeColor="text1"/>
        </w:rPr>
      </w:pPr>
      <w:r w:rsidRPr="00057B9A">
        <w:rPr>
          <w:color w:val="000000" w:themeColor="text1"/>
        </w:rPr>
        <w:t xml:space="preserve">Is the standard deviation of the event minute standardized abnormal return </w:t>
      </w:r>
      <w:r>
        <w:rPr>
          <w:color w:val="000000" w:themeColor="text1"/>
        </w:rPr>
        <w:t xml:space="preserve">(the </w:t>
      </w:r>
      <w:r w:rsidR="000878EF">
        <w:rPr>
          <w:color w:val="000000" w:themeColor="text1"/>
        </w:rPr>
        <w:t>over line</w:t>
      </w:r>
      <w:r>
        <w:rPr>
          <w:color w:val="000000" w:themeColor="text1"/>
        </w:rPr>
        <w:t xml:space="preserve"> meaning</w:t>
      </w:r>
      <w:r w:rsidRPr="00057B9A">
        <w:rPr>
          <w:color w:val="000000" w:themeColor="text1"/>
        </w:rPr>
        <w:t xml:space="preserve"> average </w:t>
      </w:r>
      <w:r>
        <w:rPr>
          <w:color w:val="000000" w:themeColor="text1"/>
        </w:rPr>
        <w:t xml:space="preserve">cross sectional </w:t>
      </w:r>
      <w:r w:rsidRPr="00057B9A">
        <w:rPr>
          <w:color w:val="000000" w:themeColor="text1"/>
        </w:rPr>
        <w:t>standardized abnormal return on the event minute).</w:t>
      </w:r>
    </w:p>
    <w:p w14:paraId="47300D1C" w14:textId="77777777" w:rsidR="00F64F76" w:rsidRDefault="00F64F76" w:rsidP="00F64F76">
      <w:pPr>
        <w:rPr>
          <w:color w:val="000000" w:themeColor="text1"/>
        </w:rPr>
      </w:pPr>
    </w:p>
    <w:p w14:paraId="2B97C6D9" w14:textId="77777777" w:rsidR="00F64F76" w:rsidRDefault="00F64F76" w:rsidP="00F64F76">
      <w:pPr>
        <w:rPr>
          <w:color w:val="000000" w:themeColor="text1"/>
        </w:rPr>
      </w:pPr>
      <w:r>
        <w:rPr>
          <w:noProof/>
          <w:lang w:val="es-ES" w:eastAsia="es-ES"/>
        </w:rPr>
        <w:drawing>
          <wp:anchor distT="0" distB="0" distL="114300" distR="114300" simplePos="0" relativeHeight="251699200" behindDoc="0" locked="0" layoutInCell="1" allowOverlap="1" wp14:anchorId="28639C34" wp14:editId="709AFB37">
            <wp:simplePos x="0" y="0"/>
            <wp:positionH relativeFrom="margin">
              <wp:posOffset>2040890</wp:posOffset>
            </wp:positionH>
            <wp:positionV relativeFrom="paragraph">
              <wp:posOffset>408305</wp:posOffset>
            </wp:positionV>
            <wp:extent cx="1605915" cy="86423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605915" cy="864235"/>
                    </a:xfrm>
                    <a:prstGeom prst="rect">
                      <a:avLst/>
                    </a:prstGeom>
                  </pic:spPr>
                </pic:pic>
              </a:graphicData>
            </a:graphic>
            <wp14:sizeRelH relativeFrom="margin">
              <wp14:pctWidth>0</wp14:pctWidth>
            </wp14:sizeRelH>
            <wp14:sizeRelV relativeFrom="margin">
              <wp14:pctHeight>0</wp14:pctHeight>
            </wp14:sizeRelV>
          </wp:anchor>
        </w:drawing>
      </w:r>
      <w:r w:rsidRPr="00F161A1">
        <w:rPr>
          <w:color w:val="000000" w:themeColor="text1"/>
        </w:rPr>
        <w:t>The Corrado and Zivney (1992) test statistic (CZ) is</w:t>
      </w:r>
      <w:r>
        <w:rPr>
          <w:color w:val="000000" w:themeColor="text1"/>
        </w:rPr>
        <w:t xml:space="preserve"> then:</w:t>
      </w:r>
    </w:p>
    <w:p w14:paraId="78B4428D" w14:textId="77777777" w:rsidR="00F64F76" w:rsidRDefault="00F64F76" w:rsidP="00F64F76">
      <w:pPr>
        <w:rPr>
          <w:color w:val="000000" w:themeColor="text1"/>
        </w:rPr>
      </w:pPr>
    </w:p>
    <w:p w14:paraId="366A259E" w14:textId="77777777" w:rsidR="00F64F76" w:rsidRDefault="00F64F76" w:rsidP="00F64F76">
      <w:pPr>
        <w:rPr>
          <w:color w:val="000000" w:themeColor="text1"/>
        </w:rPr>
      </w:pPr>
      <w:r>
        <w:rPr>
          <w:noProof/>
          <w:lang w:val="es-ES" w:eastAsia="es-ES"/>
        </w:rPr>
        <w:drawing>
          <wp:anchor distT="0" distB="0" distL="114300" distR="114300" simplePos="0" relativeHeight="251700224" behindDoc="0" locked="0" layoutInCell="1" allowOverlap="1" wp14:anchorId="21C19CE4" wp14:editId="1BAC93BF">
            <wp:simplePos x="0" y="0"/>
            <wp:positionH relativeFrom="margin">
              <wp:posOffset>800100</wp:posOffset>
            </wp:positionH>
            <wp:positionV relativeFrom="paragraph">
              <wp:posOffset>284480</wp:posOffset>
            </wp:positionV>
            <wp:extent cx="4410075" cy="372110"/>
            <wp:effectExtent l="0" t="0" r="9525"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4410075" cy="372110"/>
                    </a:xfrm>
                    <a:prstGeom prst="rect">
                      <a:avLst/>
                    </a:prstGeom>
                  </pic:spPr>
                </pic:pic>
              </a:graphicData>
            </a:graphic>
            <wp14:sizeRelH relativeFrom="margin">
              <wp14:pctWidth>0</wp14:pctWidth>
            </wp14:sizeRelH>
            <wp14:sizeRelV relativeFrom="margin">
              <wp14:pctHeight>0</wp14:pctHeight>
            </wp14:sizeRelV>
          </wp:anchor>
        </w:drawing>
      </w:r>
      <w:r w:rsidRPr="00F161A1">
        <w:rPr>
          <w:color w:val="000000" w:themeColor="text1"/>
        </w:rPr>
        <w:t xml:space="preserve">Where </w:t>
      </w:r>
    </w:p>
    <w:p w14:paraId="2131E4C2" w14:textId="77777777" w:rsidR="00F64F76" w:rsidRDefault="00F64F76" w:rsidP="00F64F76">
      <w:pPr>
        <w:rPr>
          <w:color w:val="000000" w:themeColor="text1"/>
        </w:rPr>
      </w:pPr>
      <w:r>
        <w:rPr>
          <w:color w:val="000000" w:themeColor="text1"/>
        </w:rPr>
        <w:t>Are the cross-sectional average over the nt number of valid returns on bucket t.</w:t>
      </w:r>
    </w:p>
    <w:p w14:paraId="1221AF76" w14:textId="77777777" w:rsidR="00F64F76" w:rsidRDefault="00F64F76" w:rsidP="00F64F76">
      <w:pPr>
        <w:rPr>
          <w:color w:val="000000" w:themeColor="text1"/>
        </w:rPr>
      </w:pPr>
      <w:r w:rsidRPr="00F161A1">
        <w:rPr>
          <w:color w:val="000000" w:themeColor="text1"/>
        </w:rPr>
        <w:t>It is notable</w:t>
      </w:r>
      <w:r>
        <w:rPr>
          <w:color w:val="000000" w:themeColor="text1"/>
        </w:rPr>
        <w:t xml:space="preserve"> (and computationally intensive</w:t>
      </w:r>
      <w:r w:rsidRPr="00F161A1">
        <w:rPr>
          <w:color w:val="000000" w:themeColor="text1"/>
        </w:rPr>
        <w:t>!) that the generalized CZ test uses both the estimation period and the event period observations.</w:t>
      </w:r>
    </w:p>
    <w:p w14:paraId="1973C0F8" w14:textId="77777777" w:rsidR="00F64F76" w:rsidRDefault="00F64F76" w:rsidP="00F64F76">
      <w:pPr>
        <w:rPr>
          <w:color w:val="000000" w:themeColor="text1"/>
        </w:rPr>
      </w:pPr>
    </w:p>
    <w:p w14:paraId="3154F232" w14:textId="77777777" w:rsidR="00F64F76" w:rsidRDefault="00F64F76" w:rsidP="00F64F76">
      <w:pPr>
        <w:rPr>
          <w:b/>
          <w:color w:val="000000" w:themeColor="text1"/>
        </w:rPr>
      </w:pPr>
      <w:r w:rsidRPr="00087A1B">
        <w:rPr>
          <w:b/>
          <w:color w:val="000000" w:themeColor="text1"/>
        </w:rPr>
        <w:t>Cumulative generalized Corrado rank test centered on the event:</w:t>
      </w:r>
    </w:p>
    <w:p w14:paraId="22DC4813" w14:textId="77302078" w:rsidR="00F64F76" w:rsidRPr="00B07FDE" w:rsidRDefault="00F64F76" w:rsidP="00F64F76">
      <w:pPr>
        <w:rPr>
          <w:b/>
          <w:color w:val="000000" w:themeColor="text1"/>
        </w:rPr>
      </w:pPr>
      <w:r w:rsidRPr="00087A1B">
        <w:rPr>
          <w:color w:val="000000" w:themeColor="text1"/>
        </w:rPr>
        <w:t>In order to test mean return on event windows longer than one bucket, which is our case with our 180 minutes padding, (</w:t>
      </w:r>
      <w:r w:rsidR="000878EF">
        <w:rPr>
          <w:color w:val="000000" w:themeColor="text1"/>
        </w:rPr>
        <w:t>following</w:t>
      </w:r>
      <w:r w:rsidRPr="00087A1B">
        <w:rPr>
          <w:color w:val="000000" w:themeColor="text1"/>
        </w:rPr>
        <w:t xml:space="preserve"> Cowan and Campbell and Wasley</w:t>
      </w:r>
      <w:r w:rsidR="000878EF">
        <w:rPr>
          <w:color w:val="000000" w:themeColor="text1"/>
        </w:rPr>
        <w:t xml:space="preserve"> </w:t>
      </w:r>
      <w:r w:rsidRPr="00087A1B">
        <w:rPr>
          <w:color w:val="000000" w:themeColor="text1"/>
        </w:rPr>
        <w:t>(2003)) suggest simply to aggregate the ranks over the window (CUM RANK) :</w:t>
      </w:r>
    </w:p>
    <w:p w14:paraId="77C5C78F" w14:textId="20EDAA09" w:rsidR="00F64F76" w:rsidRDefault="00F64F76" w:rsidP="00F64F76">
      <w:pPr>
        <w:rPr>
          <w:color w:val="000000" w:themeColor="text1"/>
        </w:rPr>
      </w:pPr>
      <w:r>
        <w:rPr>
          <w:noProof/>
          <w:lang w:val="es-ES" w:eastAsia="es-ES"/>
        </w:rPr>
        <w:drawing>
          <wp:anchor distT="0" distB="0" distL="114300" distR="114300" simplePos="0" relativeHeight="251701248" behindDoc="0" locked="0" layoutInCell="1" allowOverlap="1" wp14:anchorId="46ACD3B6" wp14:editId="31276D83">
            <wp:simplePos x="0" y="0"/>
            <wp:positionH relativeFrom="margin">
              <wp:align>center</wp:align>
            </wp:positionH>
            <wp:positionV relativeFrom="paragraph">
              <wp:posOffset>290830</wp:posOffset>
            </wp:positionV>
            <wp:extent cx="2324100" cy="7874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324100" cy="787400"/>
                    </a:xfrm>
                    <a:prstGeom prst="rect">
                      <a:avLst/>
                    </a:prstGeom>
                  </pic:spPr>
                </pic:pic>
              </a:graphicData>
            </a:graphic>
            <wp14:sizeRelH relativeFrom="margin">
              <wp14:pctWidth>0</wp14:pctWidth>
            </wp14:sizeRelH>
            <wp14:sizeRelV relativeFrom="margin">
              <wp14:pctHeight>0</wp14:pctHeight>
            </wp14:sizeRelV>
          </wp:anchor>
        </w:drawing>
      </w:r>
    </w:p>
    <w:p w14:paraId="13901D23" w14:textId="10020716" w:rsidR="00F64F76" w:rsidRDefault="00F64F76" w:rsidP="00F64F76">
      <w:pPr>
        <w:rPr>
          <w:color w:val="000000" w:themeColor="text1"/>
        </w:rPr>
      </w:pPr>
    </w:p>
    <w:p w14:paraId="1ABA81B6" w14:textId="5D798C5E" w:rsidR="00F64F76" w:rsidRDefault="00F64F76" w:rsidP="00F64F76">
      <w:pPr>
        <w:rPr>
          <w:color w:val="000000" w:themeColor="text1"/>
        </w:rPr>
      </w:pPr>
      <w:r>
        <w:rPr>
          <w:noProof/>
          <w:lang w:val="es-ES" w:eastAsia="es-ES"/>
        </w:rPr>
        <w:drawing>
          <wp:anchor distT="0" distB="0" distL="114300" distR="114300" simplePos="0" relativeHeight="251702272" behindDoc="0" locked="0" layoutInCell="1" allowOverlap="1" wp14:anchorId="7315B513" wp14:editId="0BB2F2E2">
            <wp:simplePos x="0" y="0"/>
            <wp:positionH relativeFrom="column">
              <wp:posOffset>930910</wp:posOffset>
            </wp:positionH>
            <wp:positionV relativeFrom="paragraph">
              <wp:posOffset>247650</wp:posOffset>
            </wp:positionV>
            <wp:extent cx="1354455" cy="344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354455" cy="344805"/>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rPr>
        <w:t xml:space="preserve">Where </w:t>
      </w:r>
    </w:p>
    <w:p w14:paraId="3D4F05DB" w14:textId="6BE7A18D" w:rsidR="00F64F76" w:rsidRDefault="00F64F76" w:rsidP="00F64F76">
      <w:pPr>
        <w:rPr>
          <w:color w:val="000000" w:themeColor="text1"/>
        </w:rPr>
      </w:pPr>
      <w:r>
        <w:rPr>
          <w:color w:val="000000" w:themeColor="text1"/>
        </w:rPr>
        <w:t xml:space="preserve">Is just the </w:t>
      </w:r>
      <w:r w:rsidR="00B101B7">
        <w:rPr>
          <w:color w:val="000000" w:themeColor="text1"/>
        </w:rPr>
        <w:t>cumulated sum of each minute bucket Corrado rank.</w:t>
      </w:r>
    </w:p>
    <w:p w14:paraId="74F6036A" w14:textId="64653B72" w:rsidR="00B101B7" w:rsidRDefault="00B101B7" w:rsidP="00F64F76">
      <w:pPr>
        <w:rPr>
          <w:color w:val="000000" w:themeColor="text1"/>
        </w:rPr>
      </w:pPr>
    </w:p>
    <w:p w14:paraId="79859DCD" w14:textId="100A19E7" w:rsidR="00F64F76" w:rsidRDefault="00F64F76" w:rsidP="00F64F76">
      <w:pPr>
        <w:rPr>
          <w:color w:val="000000" w:themeColor="text1"/>
        </w:rPr>
      </w:pPr>
      <w:r w:rsidRPr="00087A1B">
        <w:rPr>
          <w:color w:val="000000" w:themeColor="text1"/>
        </w:rPr>
        <w:t>We use this method</w:t>
      </w:r>
      <w:r>
        <w:rPr>
          <w:color w:val="000000" w:themeColor="text1"/>
        </w:rPr>
        <w:t>ology centered on the event</w:t>
      </w:r>
      <w:r w:rsidRPr="00087A1B">
        <w:rPr>
          <w:color w:val="000000" w:themeColor="text1"/>
        </w:rPr>
        <w:t>: the cumulative rank generalized Corrado test in the event widow is computed cumulatively around the event based on the distance to the precise minute bucket when the event happened.</w:t>
      </w:r>
    </w:p>
    <w:p w14:paraId="6F75C70B" w14:textId="5EA384E1" w:rsidR="00F64F76" w:rsidRDefault="00F64F76" w:rsidP="004A0AD9">
      <w:pPr>
        <w:rPr>
          <w:rFonts w:eastAsia="Times New Roman" w:cs="Arial"/>
          <w:b/>
          <w:bCs/>
          <w:kern w:val="32"/>
          <w:sz w:val="32"/>
          <w:szCs w:val="32"/>
        </w:rPr>
      </w:pPr>
    </w:p>
    <w:p w14:paraId="30C182C6" w14:textId="20C441EB" w:rsidR="001D3699" w:rsidRDefault="001D3699" w:rsidP="004A0AD9">
      <w:pPr>
        <w:rPr>
          <w:rFonts w:eastAsia="Times New Roman" w:cs="Arial"/>
          <w:b/>
          <w:bCs/>
          <w:kern w:val="32"/>
          <w:sz w:val="32"/>
          <w:szCs w:val="32"/>
        </w:rPr>
      </w:pPr>
    </w:p>
    <w:p w14:paraId="0AC2BA14" w14:textId="236A2E25" w:rsidR="001D3699" w:rsidRDefault="001D3699" w:rsidP="004A0AD9">
      <w:pPr>
        <w:rPr>
          <w:rFonts w:eastAsia="Times New Roman" w:cs="Arial"/>
          <w:b/>
          <w:bCs/>
          <w:kern w:val="32"/>
          <w:sz w:val="32"/>
          <w:szCs w:val="32"/>
        </w:rPr>
      </w:pPr>
    </w:p>
    <w:p w14:paraId="6B694411" w14:textId="3533CC02" w:rsidR="001D3699" w:rsidRDefault="001D3699" w:rsidP="004A0AD9">
      <w:pPr>
        <w:rPr>
          <w:ins w:id="978" w:author="Stefan Duprey" w:date="2016-11-11T16:23:00Z"/>
          <w:rFonts w:eastAsia="Times New Roman" w:cs="Arial"/>
          <w:b/>
          <w:bCs/>
          <w:kern w:val="32"/>
          <w:sz w:val="32"/>
          <w:szCs w:val="32"/>
        </w:rPr>
      </w:pPr>
    </w:p>
    <w:p w14:paraId="753E1530" w14:textId="77777777" w:rsidR="00F667E9" w:rsidRDefault="00F667E9" w:rsidP="004A0AD9">
      <w:pPr>
        <w:rPr>
          <w:ins w:id="979" w:author="Stefan Duprey" w:date="2016-11-11T16:23:00Z"/>
          <w:rFonts w:eastAsia="Times New Roman" w:cs="Arial"/>
          <w:b/>
          <w:bCs/>
          <w:kern w:val="32"/>
          <w:sz w:val="32"/>
          <w:szCs w:val="32"/>
        </w:rPr>
      </w:pPr>
    </w:p>
    <w:p w14:paraId="69BFCF57" w14:textId="77777777" w:rsidR="00F667E9" w:rsidRDefault="00F667E9" w:rsidP="004A0AD9">
      <w:pPr>
        <w:rPr>
          <w:rFonts w:eastAsia="Times New Roman" w:cs="Arial"/>
          <w:b/>
          <w:bCs/>
          <w:kern w:val="32"/>
          <w:sz w:val="32"/>
          <w:szCs w:val="32"/>
        </w:rPr>
      </w:pPr>
    </w:p>
    <w:p w14:paraId="40651FDC" w14:textId="3BF0F6B5" w:rsidR="001D3699" w:rsidRDefault="001D3699" w:rsidP="004A0AD9">
      <w:pPr>
        <w:rPr>
          <w:rFonts w:eastAsia="Times New Roman" w:cs="Arial"/>
          <w:b/>
          <w:bCs/>
          <w:kern w:val="32"/>
          <w:sz w:val="32"/>
          <w:szCs w:val="32"/>
        </w:rPr>
      </w:pPr>
    </w:p>
    <w:p w14:paraId="0284131E" w14:textId="411A05F9" w:rsidR="001D3699" w:rsidDel="005E7513" w:rsidRDefault="001D3699" w:rsidP="004A0AD9">
      <w:pPr>
        <w:rPr>
          <w:del w:id="980" w:author="Stefan Duprey" w:date="2016-11-10T17:50:00Z"/>
          <w:rFonts w:eastAsia="Times New Roman" w:cs="Arial"/>
          <w:b/>
          <w:bCs/>
          <w:kern w:val="32"/>
          <w:sz w:val="32"/>
          <w:szCs w:val="32"/>
        </w:rPr>
      </w:pPr>
    </w:p>
    <w:p w14:paraId="1FDE115C" w14:textId="1C72AB7D" w:rsidR="001D3699" w:rsidDel="00F83975" w:rsidRDefault="001D3699" w:rsidP="004A0AD9">
      <w:pPr>
        <w:rPr>
          <w:moveFrom w:id="981" w:author="Stefan Duprey" w:date="2016-11-10T17:21:00Z"/>
          <w:rFonts w:eastAsia="Times New Roman" w:cs="Arial"/>
          <w:b/>
          <w:bCs/>
          <w:kern w:val="32"/>
          <w:sz w:val="32"/>
          <w:szCs w:val="32"/>
        </w:rPr>
      </w:pPr>
      <w:moveFromRangeStart w:id="982" w:author="Stefan Duprey" w:date="2016-11-10T17:21:00Z" w:name="move466561814"/>
      <w:moveFrom w:id="983" w:author="Stefan Duprey" w:date="2016-11-10T17:21:00Z">
        <w:r w:rsidDel="00F83975">
          <w:rPr>
            <w:rFonts w:eastAsia="Times New Roman" w:cs="Arial"/>
            <w:b/>
            <w:bCs/>
            <w:kern w:val="32"/>
            <w:sz w:val="32"/>
            <w:szCs w:val="32"/>
          </w:rPr>
          <w:t>Appendix B</w:t>
        </w:r>
        <w:r w:rsidRPr="00863A6C" w:rsidDel="00F83975">
          <w:rPr>
            <w:rFonts w:eastAsia="Times New Roman" w:cs="Arial"/>
            <w:b/>
            <w:bCs/>
            <w:kern w:val="32"/>
            <w:sz w:val="32"/>
            <w:szCs w:val="32"/>
          </w:rPr>
          <w:t>:</w:t>
        </w:r>
        <w:r w:rsidDel="00F83975">
          <w:rPr>
            <w:rFonts w:eastAsia="Times New Roman" w:cs="Arial"/>
            <w:b/>
            <w:bCs/>
            <w:kern w:val="32"/>
            <w:sz w:val="32"/>
            <w:szCs w:val="32"/>
          </w:rPr>
          <w:t xml:space="preserve"> Displaying some of our best categories </w:t>
        </w:r>
      </w:moveFrom>
    </w:p>
    <w:p w14:paraId="50E1BDA1" w14:textId="1E3E8370" w:rsidR="00B33A4F" w:rsidDel="00F83975" w:rsidRDefault="003D35AE" w:rsidP="004A0AD9">
      <w:pPr>
        <w:rPr>
          <w:moveFrom w:id="984" w:author="Stefan Duprey" w:date="2016-11-10T17:21:00Z"/>
          <w:rFonts w:eastAsia="Times New Roman" w:cs="Arial"/>
          <w:b/>
          <w:bCs/>
          <w:kern w:val="32"/>
          <w:sz w:val="32"/>
          <w:szCs w:val="32"/>
        </w:rPr>
      </w:pPr>
      <w:moveFrom w:id="985" w:author="Stefan Duprey" w:date="2016-11-10T17:21:00Z">
        <w:r w:rsidDel="00F83975">
          <w:rPr>
            <w:rFonts w:eastAsia="Times New Roman" w:cs="Arial"/>
            <w:b/>
            <w:bCs/>
            <w:kern w:val="32"/>
            <w:sz w:val="32"/>
            <w:szCs w:val="32"/>
          </w:rPr>
          <w:t xml:space="preserve">Group </w:t>
        </w:r>
        <w:r w:rsidR="00B33A4F" w:rsidDel="00F83975">
          <w:rPr>
            <w:rFonts w:eastAsia="Times New Roman" w:cs="Arial"/>
            <w:b/>
            <w:bCs/>
            <w:kern w:val="32"/>
            <w:sz w:val="32"/>
            <w:szCs w:val="32"/>
          </w:rPr>
          <w:t>Frequency</w:t>
        </w:r>
        <w:r w:rsidR="009F68C3" w:rsidDel="00F83975">
          <w:rPr>
            <w:rFonts w:eastAsia="Times New Roman" w:cs="Arial"/>
            <w:b/>
            <w:bCs/>
            <w:kern w:val="32"/>
            <w:sz w:val="32"/>
            <w:szCs w:val="32"/>
          </w:rPr>
          <w:t xml:space="preserve"> and Returns</w:t>
        </w:r>
        <w:r w:rsidDel="00F83975">
          <w:rPr>
            <w:rFonts w:eastAsia="Times New Roman" w:cs="Arial"/>
            <w:b/>
            <w:bCs/>
            <w:kern w:val="32"/>
            <w:sz w:val="32"/>
            <w:szCs w:val="32"/>
          </w:rPr>
          <w:t>:</w:t>
        </w:r>
      </w:moveFrom>
    </w:p>
    <w:p w14:paraId="13A5EA8E" w14:textId="1E2C4CE1" w:rsidR="00B33A4F" w:rsidRPr="00B33A4F" w:rsidDel="00F83975" w:rsidRDefault="00B33A4F" w:rsidP="00B33A4F">
      <w:pPr>
        <w:pStyle w:val="Subtitle"/>
        <w:ind w:left="0"/>
        <w:rPr>
          <w:moveFrom w:id="986" w:author="Stefan Duprey" w:date="2016-11-10T17:21:00Z"/>
          <w:b/>
          <w:iCs w:val="0"/>
        </w:rPr>
      </w:pPr>
      <w:moveFrom w:id="987"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86240" behindDoc="0" locked="0" layoutInCell="1" allowOverlap="1" wp14:anchorId="644A9C7B" wp14:editId="5564ECDC">
              <wp:simplePos x="0" y="0"/>
              <wp:positionH relativeFrom="margin">
                <wp:posOffset>913780</wp:posOffset>
              </wp:positionH>
              <wp:positionV relativeFrom="paragraph">
                <wp:posOffset>201221</wp:posOffset>
              </wp:positionV>
              <wp:extent cx="4477385" cy="2682875"/>
              <wp:effectExtent l="0" t="0" r="0" b="3175"/>
              <wp:wrapTopAndBottom/>
              <wp:docPr id="10" name="Picture 10" descr="W:\OutputData\sduprey\NAR-326\PAPER_PICTURES\ALL\card_post_ranked_return\PREMIUM_PACKanalyst-ratings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utputData\sduprey\NAR-326\PAPER_PICTURES\ALL\card_post_ranked_return\PREMIUM_PACKanalyst-ratingscard_post_ranked_return1best_return.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77385"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92C" w:rsidDel="00F83975">
          <w:rPr>
            <w:rStyle w:val="SubtitleChar"/>
            <w:b/>
          </w:rPr>
          <w:t>FIGU</w:t>
        </w:r>
        <w:r w:rsidR="00DB492C" w:rsidRPr="00DF36BD" w:rsidDel="00F83975">
          <w:rPr>
            <w:rStyle w:val="SubtitleChar"/>
            <w:b/>
          </w:rPr>
          <w:t xml:space="preserve">RE </w:t>
        </w:r>
        <w:r w:rsidR="00DB492C" w:rsidDel="00F83975">
          <w:rPr>
            <w:rStyle w:val="SubtitleChar"/>
            <w:b/>
          </w:rPr>
          <w:t>2</w:t>
        </w:r>
        <w:r w:rsidDel="00F83975">
          <w:rPr>
            <w:rStyle w:val="SubtitleChar"/>
            <w:b/>
          </w:rPr>
          <w:t>1</w:t>
        </w:r>
        <w:r w:rsidR="00DB492C" w:rsidRPr="00DF36BD" w:rsidDel="00F83975">
          <w:rPr>
            <w:rStyle w:val="SubtitleChar"/>
            <w:b/>
          </w:rPr>
          <w:t>:</w:t>
        </w:r>
        <w:r w:rsidDel="00F83975">
          <w:rPr>
            <w:rStyle w:val="SubtitleChar"/>
            <w:b/>
          </w:rPr>
          <w:t xml:space="preserve"> Abnormal returns, group Analyst Ratings, sources Premium Pack, </w:t>
        </w:r>
        <w:r w:rsidR="00121B6D" w:rsidDel="00F83975">
          <w:rPr>
            <w:rStyle w:val="SubtitleChar"/>
            <w:b/>
          </w:rPr>
          <w:t xml:space="preserve">ranking </w:t>
        </w:r>
        <w:r w:rsidDel="00F83975">
          <w:rPr>
            <w:rStyle w:val="SubtitleChar"/>
            <w:b/>
          </w:rPr>
          <w:t>5 stars</w:t>
        </w:r>
        <w:r w:rsidR="00121B6D" w:rsidDel="00F83975">
          <w:rPr>
            <w:rStyle w:val="SubtitleChar"/>
            <w:b/>
          </w:rPr>
          <w:t xml:space="preserve"> FREQUENCY</w:t>
        </w:r>
        <w:r w:rsidDel="00F83975">
          <w:rPr>
            <w:rStyle w:val="SubtitleChar"/>
            <w:b/>
          </w:rPr>
          <w:t xml:space="preserve"> </w:t>
        </w:r>
      </w:moveFrom>
    </w:p>
    <w:p w14:paraId="5F241470" w14:textId="798C2592" w:rsidR="00B33A4F" w:rsidDel="00F83975" w:rsidRDefault="00121B6D" w:rsidP="00B33A4F">
      <w:pPr>
        <w:rPr>
          <w:moveFrom w:id="988" w:author="Stefan Duprey" w:date="2016-11-10T17:21:00Z"/>
        </w:rPr>
      </w:pPr>
      <w:moveFrom w:id="989"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87264" behindDoc="0" locked="0" layoutInCell="1" allowOverlap="1" wp14:anchorId="4CEBE92A" wp14:editId="7571506B">
              <wp:simplePos x="0" y="0"/>
              <wp:positionH relativeFrom="margin">
                <wp:posOffset>836930</wp:posOffset>
              </wp:positionH>
              <wp:positionV relativeFrom="paragraph">
                <wp:posOffset>449004</wp:posOffset>
              </wp:positionV>
              <wp:extent cx="4558030" cy="2731135"/>
              <wp:effectExtent l="0" t="0" r="0" b="0"/>
              <wp:wrapTopAndBottom/>
              <wp:docPr id="11" name="Picture 11" descr="W:\OutputData\sduprey\NAR-326\PAPER_PICTURES\ALL\card_post_ranked_return\PREMIUM_PACKanalyst-ratings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utputData\sduprey\NAR-326\PAPER_PICTURES\ALL\card_post_ranked_return\PREMIUM_PACKanalyst-ratingscard_post_ranked_return1best_volatility.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5803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0630F823" w14:textId="1557C5DF" w:rsidR="00B33A4F" w:rsidDel="00F83975" w:rsidRDefault="00B33A4F" w:rsidP="00B33A4F">
      <w:pPr>
        <w:rPr>
          <w:moveFrom w:id="990" w:author="Stefan Duprey" w:date="2016-11-10T17:21:00Z"/>
        </w:rPr>
      </w:pPr>
    </w:p>
    <w:p w14:paraId="1FAC1C53" w14:textId="634EB854" w:rsidR="00B33A4F" w:rsidDel="00F83975" w:rsidRDefault="00B33A4F" w:rsidP="00B33A4F">
      <w:pPr>
        <w:rPr>
          <w:moveFrom w:id="991" w:author="Stefan Duprey" w:date="2016-11-10T17:21:00Z"/>
        </w:rPr>
      </w:pPr>
    </w:p>
    <w:p w14:paraId="28C76C2D" w14:textId="5E0250D2" w:rsidR="00B33A4F" w:rsidRPr="00B33A4F" w:rsidDel="00F83975" w:rsidRDefault="00B33A4F" w:rsidP="00B33A4F">
      <w:pPr>
        <w:rPr>
          <w:moveFrom w:id="992" w:author="Stefan Duprey" w:date="2016-11-10T17:21:00Z"/>
        </w:rPr>
      </w:pPr>
    </w:p>
    <w:p w14:paraId="7E5E3C8A" w14:textId="6AAC4308" w:rsidR="00B33A4F" w:rsidRPr="00C34B49" w:rsidDel="00F83975" w:rsidRDefault="00B33A4F" w:rsidP="00B33A4F">
      <w:pPr>
        <w:pStyle w:val="Subtitle"/>
        <w:ind w:left="0"/>
        <w:rPr>
          <w:moveFrom w:id="993" w:author="Stefan Duprey" w:date="2016-11-10T17:21:00Z"/>
          <w:iCs w:val="0"/>
        </w:rPr>
      </w:pPr>
      <w:moveFrom w:id="994" w:author="Stefan Duprey" w:date="2016-11-10T17:21:00Z">
        <w:r w:rsidDel="00F83975">
          <w:rPr>
            <w:rStyle w:val="SubtitleChar"/>
            <w:b/>
          </w:rPr>
          <w:t>FIGU</w:t>
        </w:r>
        <w:r w:rsidRPr="00DF36BD" w:rsidDel="00F83975">
          <w:rPr>
            <w:rStyle w:val="SubtitleChar"/>
            <w:b/>
          </w:rPr>
          <w:t xml:space="preserve">RE </w:t>
        </w:r>
        <w:r w:rsidDel="00F83975">
          <w:rPr>
            <w:rStyle w:val="SubtitleChar"/>
            <w:b/>
          </w:rPr>
          <w:t>2</w:t>
        </w:r>
        <w:r w:rsidR="00121B6D" w:rsidDel="00F83975">
          <w:rPr>
            <w:rStyle w:val="SubtitleChar"/>
            <w:b/>
          </w:rPr>
          <w:t>2</w:t>
        </w:r>
        <w:r w:rsidRPr="00DF36BD" w:rsidDel="00F83975">
          <w:rPr>
            <w:rStyle w:val="SubtitleChar"/>
            <w:b/>
          </w:rPr>
          <w:t>:</w:t>
        </w:r>
        <w:r w:rsidDel="00F83975">
          <w:rPr>
            <w:rStyle w:val="SubtitleChar"/>
            <w:b/>
          </w:rPr>
          <w:t xml:space="preserve"> Abnormal </w:t>
        </w:r>
        <w:r w:rsidR="00121B6D" w:rsidDel="00F83975">
          <w:rPr>
            <w:rStyle w:val="SubtitleChar"/>
            <w:b/>
          </w:rPr>
          <w:t>volatility</w:t>
        </w:r>
        <w:r w:rsidDel="00F83975">
          <w:rPr>
            <w:rStyle w:val="SubtitleChar"/>
            <w:b/>
          </w:rPr>
          <w:t>, group Analyst Ratings, sources Premium Pack, ranking 5 stars for FREQUENCY</w:t>
        </w:r>
      </w:moveFrom>
    </w:p>
    <w:p w14:paraId="746481D9" w14:textId="6D947A39" w:rsidR="00DB492C" w:rsidDel="00F83975" w:rsidRDefault="00DB492C" w:rsidP="004A0AD9">
      <w:pPr>
        <w:rPr>
          <w:moveFrom w:id="995" w:author="Stefan Duprey" w:date="2016-11-10T17:21:00Z"/>
          <w:rFonts w:eastAsia="Times New Roman" w:cs="Arial"/>
          <w:b/>
          <w:bCs/>
          <w:kern w:val="32"/>
          <w:sz w:val="32"/>
          <w:szCs w:val="32"/>
        </w:rPr>
      </w:pPr>
    </w:p>
    <w:p w14:paraId="4ED64B8E" w14:textId="5167112A" w:rsidR="00DB492C" w:rsidDel="00F83975" w:rsidRDefault="00121B6D" w:rsidP="004A0AD9">
      <w:pPr>
        <w:rPr>
          <w:moveFrom w:id="996" w:author="Stefan Duprey" w:date="2016-11-10T17:21:00Z"/>
          <w:rFonts w:eastAsia="Times New Roman" w:cs="Arial"/>
          <w:b/>
          <w:bCs/>
          <w:kern w:val="32"/>
          <w:sz w:val="32"/>
          <w:szCs w:val="32"/>
        </w:rPr>
      </w:pPr>
      <w:moveFrom w:id="997"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89312" behindDoc="0" locked="0" layoutInCell="1" allowOverlap="1" wp14:anchorId="3B7E337F" wp14:editId="0F7081F3">
              <wp:simplePos x="0" y="0"/>
              <wp:positionH relativeFrom="margin">
                <wp:posOffset>404037</wp:posOffset>
              </wp:positionH>
              <wp:positionV relativeFrom="paragraph">
                <wp:posOffset>399</wp:posOffset>
              </wp:positionV>
              <wp:extent cx="4890770" cy="2930525"/>
              <wp:effectExtent l="0" t="0" r="5080" b="3175"/>
              <wp:wrapTopAndBottom/>
              <wp:docPr id="4" name="Picture 4" descr="W:\OutputData\sduprey\NAR-326\PAPER_PICTURES\ALL\card_post_ranked_return\DJPRcredit-ratings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utputData\sduprey\NAR-326\PAPER_PICTURES\ALL\card_post_ranked_return\DJPRcredit-ratingscard_post_ranked_return1best_retur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890770" cy="293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F83975">
          <w:rPr>
            <w:rStyle w:val="SubtitleChar"/>
            <w:b/>
          </w:rPr>
          <w:t>F</w:t>
        </w:r>
        <w:r w:rsidR="00B33A4F" w:rsidDel="00F83975">
          <w:rPr>
            <w:rStyle w:val="SubtitleChar"/>
            <w:b/>
          </w:rPr>
          <w:t>IGU</w:t>
        </w:r>
        <w:r w:rsidR="00B33A4F" w:rsidRPr="00DF36BD" w:rsidDel="00F83975">
          <w:rPr>
            <w:rStyle w:val="SubtitleChar"/>
            <w:b/>
          </w:rPr>
          <w:t xml:space="preserve">RE </w:t>
        </w:r>
        <w:r w:rsidR="00B33A4F" w:rsidDel="00F83975">
          <w:rPr>
            <w:rStyle w:val="SubtitleChar"/>
            <w:b/>
          </w:rPr>
          <w:t>23</w:t>
        </w:r>
        <w:r w:rsidR="00B33A4F" w:rsidRPr="00DF36BD" w:rsidDel="00F83975">
          <w:rPr>
            <w:rStyle w:val="SubtitleChar"/>
            <w:b/>
          </w:rPr>
          <w:t>:</w:t>
        </w:r>
        <w:r w:rsidR="00B33A4F" w:rsidDel="00F83975">
          <w:rPr>
            <w:rStyle w:val="SubtitleChar"/>
            <w:b/>
          </w:rPr>
          <w:t xml:space="preserve"> Abnormal returns, group </w:t>
        </w:r>
        <w:r w:rsidDel="00F83975">
          <w:rPr>
            <w:rStyle w:val="SubtitleChar"/>
            <w:b/>
          </w:rPr>
          <w:t>Credit</w:t>
        </w:r>
        <w:r w:rsidR="00B33A4F" w:rsidDel="00F83975">
          <w:rPr>
            <w:rStyle w:val="SubtitleChar"/>
            <w:b/>
          </w:rPr>
          <w:t xml:space="preserve"> Ratings, sources </w:t>
        </w:r>
        <w:r w:rsidR="009F68C3" w:rsidDel="00F83975">
          <w:rPr>
            <w:rStyle w:val="SubtitleChar"/>
            <w:b/>
          </w:rPr>
          <w:t>DJPR</w:t>
        </w:r>
        <w:r w:rsidR="00B33A4F" w:rsidDel="00F83975">
          <w:rPr>
            <w:rStyle w:val="SubtitleChar"/>
            <w:b/>
          </w:rPr>
          <w:t>, ranking 5 stars for FREQUENCY</w:t>
        </w:r>
      </w:moveFrom>
    </w:p>
    <w:p w14:paraId="0E1D6BD1" w14:textId="7C12D730" w:rsidR="00DB492C" w:rsidDel="00F83975" w:rsidRDefault="00CD1E45" w:rsidP="004A0AD9">
      <w:pPr>
        <w:rPr>
          <w:moveFrom w:id="998" w:author="Stefan Duprey" w:date="2016-11-10T17:21:00Z"/>
          <w:rFonts w:eastAsia="Times New Roman" w:cs="Arial"/>
          <w:b/>
          <w:bCs/>
          <w:kern w:val="32"/>
          <w:sz w:val="32"/>
          <w:szCs w:val="32"/>
        </w:rPr>
      </w:pPr>
      <w:moveFrom w:id="999"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85216" behindDoc="0" locked="0" layoutInCell="1" allowOverlap="1" wp14:anchorId="7C505811" wp14:editId="7DFF3505">
              <wp:simplePos x="0" y="0"/>
              <wp:positionH relativeFrom="page">
                <wp:posOffset>1360658</wp:posOffset>
              </wp:positionH>
              <wp:positionV relativeFrom="paragraph">
                <wp:posOffset>329299</wp:posOffset>
              </wp:positionV>
              <wp:extent cx="4497070" cy="2694940"/>
              <wp:effectExtent l="0" t="0" r="0" b="0"/>
              <wp:wrapTopAndBottom/>
              <wp:docPr id="7" name="Picture 7" descr="W:\OutputData\sduprey\NAR-326\PAPER_PICTURES\ALL\card_post_ranked_return\DJPRcredit-ratings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utputData\sduprey\NAR-326\PAPER_PICTURES\ALL\card_post_ranked_return\DJPRcredit-ratingscard_post_ranked_return1best_volatility.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497070"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19BDF39D" w14:textId="3C0458A0" w:rsidR="00DB492C" w:rsidDel="00F83975" w:rsidRDefault="00DB492C" w:rsidP="004A0AD9">
      <w:pPr>
        <w:rPr>
          <w:moveFrom w:id="1000" w:author="Stefan Duprey" w:date="2016-11-10T17:21:00Z"/>
          <w:rFonts w:eastAsia="Times New Roman" w:cs="Arial"/>
          <w:b/>
          <w:bCs/>
          <w:kern w:val="32"/>
          <w:sz w:val="32"/>
          <w:szCs w:val="32"/>
        </w:rPr>
      </w:pPr>
    </w:p>
    <w:p w14:paraId="27379AD7" w14:textId="0DC8CCCB" w:rsidR="00DB492C" w:rsidDel="00F83975" w:rsidRDefault="00DB492C" w:rsidP="004A0AD9">
      <w:pPr>
        <w:rPr>
          <w:moveFrom w:id="1001" w:author="Stefan Duprey" w:date="2016-11-10T17:21:00Z"/>
          <w:rFonts w:eastAsia="Times New Roman" w:cs="Arial"/>
          <w:b/>
          <w:bCs/>
          <w:kern w:val="32"/>
          <w:sz w:val="32"/>
          <w:szCs w:val="32"/>
        </w:rPr>
      </w:pPr>
    </w:p>
    <w:p w14:paraId="6D78FE8A" w14:textId="6348528A" w:rsidR="00121B6D" w:rsidDel="00F83975" w:rsidRDefault="00121B6D" w:rsidP="00121B6D">
      <w:pPr>
        <w:rPr>
          <w:moveFrom w:id="1002" w:author="Stefan Duprey" w:date="2016-11-10T17:21:00Z"/>
          <w:rFonts w:eastAsia="Times New Roman" w:cs="Arial"/>
          <w:b/>
          <w:bCs/>
          <w:kern w:val="32"/>
          <w:sz w:val="32"/>
          <w:szCs w:val="32"/>
        </w:rPr>
      </w:pPr>
      <w:moveFrom w:id="1003" w:author="Stefan Duprey" w:date="2016-11-10T17:21:00Z">
        <w:r w:rsidDel="00F83975">
          <w:rPr>
            <w:rStyle w:val="SubtitleChar"/>
            <w:b/>
          </w:rPr>
          <w:t>FIGU</w:t>
        </w:r>
        <w:r w:rsidRPr="00DF36BD" w:rsidDel="00F83975">
          <w:rPr>
            <w:rStyle w:val="SubtitleChar"/>
            <w:b/>
          </w:rPr>
          <w:t xml:space="preserve">RE </w:t>
        </w:r>
        <w:r w:rsidDel="00F83975">
          <w:rPr>
            <w:rStyle w:val="SubtitleChar"/>
            <w:b/>
          </w:rPr>
          <w:t>24</w:t>
        </w:r>
        <w:r w:rsidRPr="00DF36BD" w:rsidDel="00F83975">
          <w:rPr>
            <w:rStyle w:val="SubtitleChar"/>
            <w:b/>
          </w:rPr>
          <w:t>:</w:t>
        </w:r>
        <w:r w:rsidDel="00F83975">
          <w:rPr>
            <w:rStyle w:val="SubtitleChar"/>
            <w:b/>
          </w:rPr>
          <w:t xml:space="preserve"> Abnormal returns, group Credit Ratings, sources </w:t>
        </w:r>
        <w:r w:rsidR="009F68C3" w:rsidDel="00F83975">
          <w:rPr>
            <w:rStyle w:val="SubtitleChar"/>
            <w:b/>
          </w:rPr>
          <w:t>DJPR</w:t>
        </w:r>
        <w:r w:rsidDel="00F83975">
          <w:rPr>
            <w:rStyle w:val="SubtitleChar"/>
            <w:b/>
          </w:rPr>
          <w:t>, ranking 5 stars for FREQUENCY</w:t>
        </w:r>
      </w:moveFrom>
    </w:p>
    <w:p w14:paraId="1B3BE48D" w14:textId="68935D82" w:rsidR="00DB492C" w:rsidDel="00F83975" w:rsidRDefault="00DB492C" w:rsidP="004A0AD9">
      <w:pPr>
        <w:rPr>
          <w:moveFrom w:id="1004" w:author="Stefan Duprey" w:date="2016-11-10T17:21:00Z"/>
          <w:rFonts w:eastAsia="Times New Roman" w:cs="Arial"/>
          <w:b/>
          <w:bCs/>
          <w:kern w:val="32"/>
          <w:sz w:val="32"/>
          <w:szCs w:val="32"/>
        </w:rPr>
      </w:pPr>
    </w:p>
    <w:p w14:paraId="63BBC2C6" w14:textId="78773B36" w:rsidR="00DB492C" w:rsidDel="00F83975" w:rsidRDefault="00DB492C" w:rsidP="004A0AD9">
      <w:pPr>
        <w:rPr>
          <w:moveFrom w:id="1005" w:author="Stefan Duprey" w:date="2016-11-10T17:21:00Z"/>
          <w:rFonts w:eastAsia="Times New Roman" w:cs="Arial"/>
          <w:b/>
          <w:bCs/>
          <w:kern w:val="32"/>
          <w:sz w:val="32"/>
          <w:szCs w:val="32"/>
        </w:rPr>
      </w:pPr>
    </w:p>
    <w:p w14:paraId="352BFFB2" w14:textId="1127718B" w:rsidR="00DB492C" w:rsidDel="00F83975" w:rsidRDefault="00DB492C" w:rsidP="004A0AD9">
      <w:pPr>
        <w:rPr>
          <w:moveFrom w:id="1006" w:author="Stefan Duprey" w:date="2016-11-10T17:21:00Z"/>
          <w:rFonts w:eastAsia="Times New Roman" w:cs="Arial"/>
          <w:b/>
          <w:bCs/>
          <w:kern w:val="32"/>
          <w:sz w:val="32"/>
          <w:szCs w:val="32"/>
        </w:rPr>
      </w:pPr>
    </w:p>
    <w:p w14:paraId="73FD1A5D" w14:textId="313B9CC4" w:rsidR="00DB492C" w:rsidDel="00F83975" w:rsidRDefault="00DB492C" w:rsidP="004A0AD9">
      <w:pPr>
        <w:rPr>
          <w:moveFrom w:id="1007" w:author="Stefan Duprey" w:date="2016-11-10T17:21:00Z"/>
          <w:rFonts w:eastAsia="Times New Roman" w:cs="Arial"/>
          <w:b/>
          <w:bCs/>
          <w:kern w:val="32"/>
          <w:sz w:val="32"/>
          <w:szCs w:val="32"/>
        </w:rPr>
      </w:pPr>
    </w:p>
    <w:p w14:paraId="4FE965A9" w14:textId="56F9D8AE" w:rsidR="00DB492C" w:rsidDel="00F83975" w:rsidRDefault="00DB492C" w:rsidP="004A0AD9">
      <w:pPr>
        <w:rPr>
          <w:moveFrom w:id="1008" w:author="Stefan Duprey" w:date="2016-11-10T17:21:00Z"/>
          <w:rFonts w:eastAsia="Times New Roman" w:cs="Arial"/>
          <w:b/>
          <w:bCs/>
          <w:kern w:val="32"/>
          <w:sz w:val="32"/>
          <w:szCs w:val="32"/>
        </w:rPr>
      </w:pPr>
    </w:p>
    <w:p w14:paraId="695D286D" w14:textId="3E48E5E7" w:rsidR="009F68C3" w:rsidDel="00F83975" w:rsidRDefault="009F68C3" w:rsidP="009F68C3">
      <w:pPr>
        <w:rPr>
          <w:moveFrom w:id="1009" w:author="Stefan Duprey" w:date="2016-11-10T17:21:00Z"/>
          <w:rFonts w:eastAsia="Times New Roman" w:cs="Arial"/>
          <w:b/>
          <w:bCs/>
          <w:kern w:val="32"/>
          <w:sz w:val="32"/>
          <w:szCs w:val="32"/>
        </w:rPr>
      </w:pPr>
      <w:moveFrom w:id="1010"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1360" behindDoc="0" locked="0" layoutInCell="1" allowOverlap="1" wp14:anchorId="664BEDA9" wp14:editId="27DA6834">
              <wp:simplePos x="0" y="0"/>
              <wp:positionH relativeFrom="margin">
                <wp:align>right</wp:align>
              </wp:positionH>
              <wp:positionV relativeFrom="paragraph">
                <wp:posOffset>0</wp:posOffset>
              </wp:positionV>
              <wp:extent cx="4827270" cy="2891790"/>
              <wp:effectExtent l="0" t="0" r="0" b="3810"/>
              <wp:wrapTopAndBottom/>
              <wp:docPr id="15" name="Picture 15" descr="W:\OutputData\sduprey\NAR-326\PAPER_PICTURES\ALL\card_post_ranked_return\DJPRinsider-buy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utputData\sduprey\NAR-326\PAPER_PICTURES\ALL\card_post_ranked_return\DJPRinsider-buycard_post_ranked_return1best_return.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827270" cy="289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F83975">
          <w:rPr>
            <w:rStyle w:val="SubtitleChar"/>
            <w:b/>
          </w:rPr>
          <w:t>FIGU</w:t>
        </w:r>
        <w:r w:rsidRPr="00DF36BD" w:rsidDel="00F83975">
          <w:rPr>
            <w:rStyle w:val="SubtitleChar"/>
            <w:b/>
          </w:rPr>
          <w:t xml:space="preserve">RE </w:t>
        </w:r>
        <w:r w:rsidDel="00F83975">
          <w:rPr>
            <w:rStyle w:val="SubtitleChar"/>
            <w:b/>
          </w:rPr>
          <w:t>25</w:t>
        </w:r>
        <w:r w:rsidRPr="00DF36BD" w:rsidDel="00F83975">
          <w:rPr>
            <w:rStyle w:val="SubtitleChar"/>
            <w:b/>
          </w:rPr>
          <w:t>:</w:t>
        </w:r>
        <w:r w:rsidDel="00F83975">
          <w:rPr>
            <w:rStyle w:val="SubtitleChar"/>
            <w:b/>
          </w:rPr>
          <w:t xml:space="preserve"> Abnormal returns, group Credit Ratings, sources DJPR, ranking 5 stars for FREQUENCY</w:t>
        </w:r>
      </w:moveFrom>
    </w:p>
    <w:p w14:paraId="09A78A2A" w14:textId="1725F145" w:rsidR="00DB492C" w:rsidDel="00F83975" w:rsidRDefault="009F68C3" w:rsidP="004A0AD9">
      <w:pPr>
        <w:rPr>
          <w:moveFrom w:id="1011" w:author="Stefan Duprey" w:date="2016-11-10T17:21:00Z"/>
          <w:rFonts w:eastAsia="Times New Roman" w:cs="Arial"/>
          <w:b/>
          <w:bCs/>
          <w:kern w:val="32"/>
          <w:sz w:val="32"/>
          <w:szCs w:val="32"/>
        </w:rPr>
      </w:pPr>
      <w:moveFrom w:id="1012"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2384" behindDoc="0" locked="0" layoutInCell="1" allowOverlap="1" wp14:anchorId="4488FCC2" wp14:editId="17B654FF">
              <wp:simplePos x="0" y="0"/>
              <wp:positionH relativeFrom="margin">
                <wp:align>right</wp:align>
              </wp:positionH>
              <wp:positionV relativeFrom="paragraph">
                <wp:posOffset>253365</wp:posOffset>
              </wp:positionV>
              <wp:extent cx="4743450" cy="2842260"/>
              <wp:effectExtent l="0" t="0" r="0" b="0"/>
              <wp:wrapTopAndBottom/>
              <wp:docPr id="16" name="Picture 16" descr="W:\OutputData\sduprey\NAR-326\PAPER_PICTURES\ALL\card_post_ranked_return\DJPRinsider-trading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utputData\sduprey\NAR-326\PAPER_PICTURES\ALL\card_post_ranked_return\DJPRinsider-tradingcard_post_ranked_return1best_volatility.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74345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7B6C2779" w14:textId="52EFB6DC" w:rsidR="00DB492C" w:rsidDel="00F83975" w:rsidRDefault="00DB492C" w:rsidP="004A0AD9">
      <w:pPr>
        <w:rPr>
          <w:moveFrom w:id="1013" w:author="Stefan Duprey" w:date="2016-11-10T17:21:00Z"/>
          <w:rFonts w:eastAsia="Times New Roman" w:cs="Arial"/>
          <w:b/>
          <w:bCs/>
          <w:kern w:val="32"/>
          <w:sz w:val="32"/>
          <w:szCs w:val="32"/>
        </w:rPr>
      </w:pPr>
    </w:p>
    <w:p w14:paraId="71867F8F" w14:textId="51470663" w:rsidR="009F68C3" w:rsidDel="00F83975" w:rsidRDefault="009F68C3" w:rsidP="009F68C3">
      <w:pPr>
        <w:rPr>
          <w:moveFrom w:id="1014" w:author="Stefan Duprey" w:date="2016-11-10T17:21:00Z"/>
          <w:rFonts w:eastAsia="Times New Roman" w:cs="Arial"/>
          <w:b/>
          <w:bCs/>
          <w:kern w:val="32"/>
          <w:sz w:val="32"/>
          <w:szCs w:val="32"/>
        </w:rPr>
      </w:pPr>
    </w:p>
    <w:p w14:paraId="48E76E7D" w14:textId="655B70E1" w:rsidR="009F68C3" w:rsidDel="00F83975" w:rsidRDefault="009F68C3" w:rsidP="009F68C3">
      <w:pPr>
        <w:rPr>
          <w:moveFrom w:id="1015" w:author="Stefan Duprey" w:date="2016-11-10T17:21:00Z"/>
          <w:rFonts w:eastAsia="Times New Roman" w:cs="Arial"/>
          <w:b/>
          <w:bCs/>
          <w:kern w:val="32"/>
          <w:sz w:val="32"/>
          <w:szCs w:val="32"/>
        </w:rPr>
      </w:pPr>
      <w:moveFrom w:id="1016" w:author="Stefan Duprey" w:date="2016-11-10T17:21:00Z">
        <w:r w:rsidDel="00F83975">
          <w:rPr>
            <w:rStyle w:val="SubtitleChar"/>
            <w:b/>
          </w:rPr>
          <w:t>FIGU</w:t>
        </w:r>
        <w:r w:rsidRPr="00DF36BD" w:rsidDel="00F83975">
          <w:rPr>
            <w:rStyle w:val="SubtitleChar"/>
            <w:b/>
          </w:rPr>
          <w:t xml:space="preserve">RE </w:t>
        </w:r>
        <w:r w:rsidDel="00F83975">
          <w:rPr>
            <w:rStyle w:val="SubtitleChar"/>
            <w:b/>
          </w:rPr>
          <w:t>26</w:t>
        </w:r>
        <w:r w:rsidRPr="00DF36BD" w:rsidDel="00F83975">
          <w:rPr>
            <w:rStyle w:val="SubtitleChar"/>
            <w:b/>
          </w:rPr>
          <w:t>:</w:t>
        </w:r>
        <w:r w:rsidDel="00F83975">
          <w:rPr>
            <w:rStyle w:val="SubtitleChar"/>
            <w:b/>
          </w:rPr>
          <w:t xml:space="preserve"> Abnormal volatility, group Insider Trading, sources DJPR, ranking 5 stars for FREQUENCY</w:t>
        </w:r>
      </w:moveFrom>
    </w:p>
    <w:p w14:paraId="1B9D5B60" w14:textId="00064DF2" w:rsidR="003D35AE" w:rsidDel="00F83975" w:rsidRDefault="003D35AE" w:rsidP="004A0AD9">
      <w:pPr>
        <w:rPr>
          <w:moveFrom w:id="1017" w:author="Stefan Duprey" w:date="2016-11-10T17:21:00Z"/>
          <w:rFonts w:eastAsia="Times New Roman" w:cs="Arial"/>
          <w:b/>
          <w:bCs/>
          <w:kern w:val="32"/>
          <w:sz w:val="32"/>
          <w:szCs w:val="32"/>
        </w:rPr>
      </w:pPr>
    </w:p>
    <w:p w14:paraId="7EC72B1E" w14:textId="0CE8E71A" w:rsidR="003D35AE" w:rsidDel="00F83975" w:rsidRDefault="003D35AE" w:rsidP="004A0AD9">
      <w:pPr>
        <w:rPr>
          <w:moveFrom w:id="1018" w:author="Stefan Duprey" w:date="2016-11-10T17:21:00Z"/>
          <w:rFonts w:eastAsia="Times New Roman" w:cs="Arial"/>
          <w:b/>
          <w:bCs/>
          <w:kern w:val="32"/>
          <w:sz w:val="32"/>
          <w:szCs w:val="32"/>
        </w:rPr>
      </w:pPr>
    </w:p>
    <w:p w14:paraId="39CE1569" w14:textId="5DF68E09" w:rsidR="003D35AE" w:rsidDel="00F83975" w:rsidRDefault="003D35AE" w:rsidP="004A0AD9">
      <w:pPr>
        <w:rPr>
          <w:moveFrom w:id="1019" w:author="Stefan Duprey" w:date="2016-11-10T17:21:00Z"/>
          <w:rFonts w:eastAsia="Times New Roman" w:cs="Arial"/>
          <w:b/>
          <w:bCs/>
          <w:kern w:val="32"/>
          <w:sz w:val="32"/>
          <w:szCs w:val="32"/>
        </w:rPr>
      </w:pPr>
    </w:p>
    <w:p w14:paraId="32182C32" w14:textId="56B3E29A" w:rsidR="003D35AE" w:rsidDel="00F83975" w:rsidRDefault="003D35AE" w:rsidP="004A0AD9">
      <w:pPr>
        <w:rPr>
          <w:moveFrom w:id="1020" w:author="Stefan Duprey" w:date="2016-11-10T17:21:00Z"/>
          <w:rFonts w:eastAsia="Times New Roman" w:cs="Arial"/>
          <w:b/>
          <w:bCs/>
          <w:kern w:val="32"/>
          <w:sz w:val="32"/>
          <w:szCs w:val="32"/>
        </w:rPr>
      </w:pPr>
    </w:p>
    <w:p w14:paraId="646445D7" w14:textId="4E0914D2" w:rsidR="003D35AE" w:rsidDel="00F83975" w:rsidRDefault="003D35AE" w:rsidP="004A0AD9">
      <w:pPr>
        <w:rPr>
          <w:moveFrom w:id="1021" w:author="Stefan Duprey" w:date="2016-11-10T17:21:00Z"/>
          <w:rFonts w:eastAsia="Times New Roman" w:cs="Arial"/>
          <w:b/>
          <w:bCs/>
          <w:kern w:val="32"/>
          <w:sz w:val="32"/>
          <w:szCs w:val="32"/>
        </w:rPr>
      </w:pPr>
    </w:p>
    <w:p w14:paraId="75D8347A" w14:textId="4D70A530" w:rsidR="003D35AE" w:rsidDel="00F83975" w:rsidRDefault="003D35AE" w:rsidP="004A0AD9">
      <w:pPr>
        <w:rPr>
          <w:moveFrom w:id="1022" w:author="Stefan Duprey" w:date="2016-11-10T17:21:00Z"/>
          <w:rFonts w:eastAsia="Times New Roman" w:cs="Arial"/>
          <w:b/>
          <w:bCs/>
          <w:kern w:val="32"/>
          <w:sz w:val="32"/>
          <w:szCs w:val="32"/>
        </w:rPr>
      </w:pPr>
    </w:p>
    <w:p w14:paraId="4FD71E00" w14:textId="757E07AA" w:rsidR="003D35AE" w:rsidDel="00F83975" w:rsidRDefault="003D35AE" w:rsidP="004A0AD9">
      <w:pPr>
        <w:rPr>
          <w:moveFrom w:id="1023" w:author="Stefan Duprey" w:date="2016-11-10T17:21:00Z"/>
          <w:rFonts w:eastAsia="Times New Roman" w:cs="Arial"/>
          <w:b/>
          <w:bCs/>
          <w:kern w:val="32"/>
          <w:sz w:val="32"/>
          <w:szCs w:val="32"/>
        </w:rPr>
      </w:pPr>
    </w:p>
    <w:p w14:paraId="3E207500" w14:textId="2EC7EB27" w:rsidR="009F68C3" w:rsidDel="00F83975" w:rsidRDefault="009F68C3" w:rsidP="009F68C3">
      <w:pPr>
        <w:rPr>
          <w:moveFrom w:id="1024" w:author="Stefan Duprey" w:date="2016-11-10T17:21:00Z"/>
          <w:rFonts w:eastAsia="Times New Roman" w:cs="Arial"/>
          <w:b/>
          <w:bCs/>
          <w:kern w:val="32"/>
          <w:sz w:val="32"/>
          <w:szCs w:val="32"/>
        </w:rPr>
      </w:pPr>
      <w:moveFrom w:id="1025" w:author="Stefan Duprey" w:date="2016-11-10T17:21:00Z">
        <w:r w:rsidDel="00F83975">
          <w:rPr>
            <w:rFonts w:eastAsia="Times New Roman" w:cs="Arial"/>
            <w:b/>
            <w:bCs/>
            <w:kern w:val="32"/>
            <w:sz w:val="32"/>
            <w:szCs w:val="32"/>
          </w:rPr>
          <w:t>Category Frequency and Returns:</w:t>
        </w:r>
      </w:moveFrom>
    </w:p>
    <w:p w14:paraId="0AA6B700" w14:textId="5D1F6967" w:rsidR="003D35AE" w:rsidDel="00F83975" w:rsidRDefault="00CD1E45" w:rsidP="004A0AD9">
      <w:pPr>
        <w:rPr>
          <w:moveFrom w:id="1026" w:author="Stefan Duprey" w:date="2016-11-10T17:21:00Z"/>
          <w:rFonts w:eastAsia="Times New Roman" w:cs="Arial"/>
          <w:b/>
          <w:bCs/>
          <w:kern w:val="32"/>
          <w:sz w:val="32"/>
          <w:szCs w:val="32"/>
        </w:rPr>
      </w:pPr>
      <w:moveFrom w:id="1027"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3408" behindDoc="0" locked="0" layoutInCell="1" allowOverlap="1" wp14:anchorId="52F75D8D" wp14:editId="3F655D7C">
              <wp:simplePos x="0" y="0"/>
              <wp:positionH relativeFrom="margin">
                <wp:posOffset>870097</wp:posOffset>
              </wp:positionH>
              <wp:positionV relativeFrom="paragraph">
                <wp:posOffset>347493</wp:posOffset>
              </wp:positionV>
              <wp:extent cx="4646295" cy="2783840"/>
              <wp:effectExtent l="0" t="0" r="1905" b="0"/>
              <wp:wrapTopAndBottom/>
              <wp:docPr id="19" name="Picture 19" descr="W:\OutputData\sduprey\NAR-326\PAPER_PICTURES\ALL\card_post_ranked_return\PREMIUM_PACKanalyst-ratings-change-negative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utputData\sduprey\NAR-326\PAPER_PICTURES\ALL\card_post_ranked_return\PREMIUM_PACKanalyst-ratings-change-negativecard_post_ranked_return1best_retur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46295"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71E9379F" w14:textId="116F2D9C" w:rsidR="003D35AE" w:rsidRPr="00314153" w:rsidDel="00F83975" w:rsidRDefault="003D35AE" w:rsidP="004A0AD9">
      <w:pPr>
        <w:rPr>
          <w:moveFrom w:id="1028" w:author="Stefan Duprey" w:date="2016-11-10T17:21:00Z"/>
          <w:rFonts w:eastAsia="Times New Roman" w:cs="Arial"/>
          <w:b/>
          <w:bCs/>
          <w:noProof/>
          <w:kern w:val="32"/>
          <w:sz w:val="32"/>
          <w:szCs w:val="32"/>
          <w:lang w:eastAsia="es-ES"/>
        </w:rPr>
      </w:pPr>
    </w:p>
    <w:p w14:paraId="1B07BCE9" w14:textId="71357A68" w:rsidR="003D35AE" w:rsidRPr="00314153" w:rsidDel="00F83975" w:rsidRDefault="003D35AE" w:rsidP="004A0AD9">
      <w:pPr>
        <w:rPr>
          <w:moveFrom w:id="1029" w:author="Stefan Duprey" w:date="2016-11-10T17:21:00Z"/>
          <w:rFonts w:eastAsia="Times New Roman" w:cs="Arial"/>
          <w:b/>
          <w:bCs/>
          <w:noProof/>
          <w:kern w:val="32"/>
          <w:sz w:val="32"/>
          <w:szCs w:val="32"/>
          <w:lang w:eastAsia="es-ES"/>
        </w:rPr>
      </w:pPr>
    </w:p>
    <w:p w14:paraId="12E6EAB9" w14:textId="1665846F" w:rsidR="003D35AE" w:rsidRPr="00314153" w:rsidDel="00F83975" w:rsidRDefault="00CD1E45" w:rsidP="004A0AD9">
      <w:pPr>
        <w:rPr>
          <w:moveFrom w:id="1030" w:author="Stefan Duprey" w:date="2016-11-10T17:21:00Z"/>
          <w:rFonts w:eastAsia="Times New Roman" w:cs="Arial"/>
          <w:b/>
          <w:bCs/>
          <w:noProof/>
          <w:kern w:val="32"/>
          <w:sz w:val="32"/>
          <w:szCs w:val="32"/>
          <w:lang w:eastAsia="es-ES"/>
        </w:rPr>
      </w:pPr>
      <w:moveFrom w:id="1031"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4432" behindDoc="0" locked="0" layoutInCell="1" allowOverlap="1" wp14:anchorId="26394263" wp14:editId="02581DE3">
              <wp:simplePos x="0" y="0"/>
              <wp:positionH relativeFrom="column">
                <wp:posOffset>861060</wp:posOffset>
              </wp:positionH>
              <wp:positionV relativeFrom="paragraph">
                <wp:posOffset>234950</wp:posOffset>
              </wp:positionV>
              <wp:extent cx="4701540" cy="2817495"/>
              <wp:effectExtent l="0" t="0" r="3810" b="1905"/>
              <wp:wrapTopAndBottom/>
              <wp:docPr id="20" name="Picture 20" descr="W:\OutputData\sduprey\NAR-326\PAPER_PICTURES\ALL\card_post_ranked_return\PREMIUM_PACKanalyst-ratings-change-negative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utputData\sduprey\NAR-326\PAPER_PICTURES\ALL\card_post_ranked_return\PREMIUM_PACKanalyst-ratings-change-negativecard_post_ranked_return1best_volatility.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701540"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3FC777E6" w14:textId="773DADD1" w:rsidR="003D35AE" w:rsidRPr="00314153" w:rsidDel="00F83975" w:rsidRDefault="003D35AE" w:rsidP="004A0AD9">
      <w:pPr>
        <w:rPr>
          <w:moveFrom w:id="1032" w:author="Stefan Duprey" w:date="2016-11-10T17:21:00Z"/>
          <w:rFonts w:eastAsia="Times New Roman" w:cs="Arial"/>
          <w:b/>
          <w:bCs/>
          <w:noProof/>
          <w:kern w:val="32"/>
          <w:sz w:val="32"/>
          <w:szCs w:val="32"/>
          <w:lang w:eastAsia="es-ES"/>
        </w:rPr>
      </w:pPr>
    </w:p>
    <w:p w14:paraId="624F9156" w14:textId="14421BB2" w:rsidR="003D35AE" w:rsidRPr="00314153" w:rsidDel="00F83975" w:rsidRDefault="003D35AE" w:rsidP="004A0AD9">
      <w:pPr>
        <w:rPr>
          <w:moveFrom w:id="1033" w:author="Stefan Duprey" w:date="2016-11-10T17:21:00Z"/>
          <w:rFonts w:eastAsia="Times New Roman" w:cs="Arial"/>
          <w:b/>
          <w:bCs/>
          <w:noProof/>
          <w:kern w:val="32"/>
          <w:sz w:val="32"/>
          <w:szCs w:val="32"/>
          <w:lang w:eastAsia="es-ES"/>
        </w:rPr>
      </w:pPr>
    </w:p>
    <w:p w14:paraId="218787D4" w14:textId="472D3D60" w:rsidR="003D35AE" w:rsidRPr="00314153" w:rsidDel="00F83975" w:rsidRDefault="003D35AE" w:rsidP="004A0AD9">
      <w:pPr>
        <w:rPr>
          <w:moveFrom w:id="1034" w:author="Stefan Duprey" w:date="2016-11-10T17:21:00Z"/>
          <w:rFonts w:eastAsia="Times New Roman" w:cs="Arial"/>
          <w:b/>
          <w:bCs/>
          <w:noProof/>
          <w:kern w:val="32"/>
          <w:sz w:val="32"/>
          <w:szCs w:val="32"/>
          <w:lang w:eastAsia="es-ES"/>
        </w:rPr>
      </w:pPr>
    </w:p>
    <w:p w14:paraId="6772A5F5" w14:textId="2D98712E" w:rsidR="003D35AE" w:rsidRPr="00314153" w:rsidDel="00F83975" w:rsidRDefault="003D35AE" w:rsidP="004A0AD9">
      <w:pPr>
        <w:rPr>
          <w:moveFrom w:id="1035" w:author="Stefan Duprey" w:date="2016-11-10T17:21:00Z"/>
          <w:rFonts w:eastAsia="Times New Roman" w:cs="Arial"/>
          <w:b/>
          <w:bCs/>
          <w:noProof/>
          <w:kern w:val="32"/>
          <w:sz w:val="32"/>
          <w:szCs w:val="32"/>
          <w:lang w:eastAsia="es-ES"/>
        </w:rPr>
      </w:pPr>
    </w:p>
    <w:p w14:paraId="34558EF5" w14:textId="4C3ABB5D" w:rsidR="003D35AE" w:rsidRPr="00314153" w:rsidDel="00F83975" w:rsidRDefault="003D35AE" w:rsidP="004A0AD9">
      <w:pPr>
        <w:rPr>
          <w:moveFrom w:id="1036" w:author="Stefan Duprey" w:date="2016-11-10T17:21:00Z"/>
          <w:rFonts w:eastAsia="Times New Roman" w:cs="Arial"/>
          <w:b/>
          <w:bCs/>
          <w:noProof/>
          <w:kern w:val="32"/>
          <w:sz w:val="32"/>
          <w:szCs w:val="32"/>
          <w:lang w:eastAsia="es-ES"/>
        </w:rPr>
      </w:pPr>
    </w:p>
    <w:p w14:paraId="515A1682" w14:textId="0432CDD5" w:rsidR="003D35AE" w:rsidRPr="00314153" w:rsidDel="00F83975" w:rsidRDefault="003D35AE" w:rsidP="004A0AD9">
      <w:pPr>
        <w:rPr>
          <w:moveFrom w:id="1037" w:author="Stefan Duprey" w:date="2016-11-10T17:21:00Z"/>
          <w:rFonts w:eastAsia="Times New Roman" w:cs="Arial"/>
          <w:b/>
          <w:bCs/>
          <w:noProof/>
          <w:kern w:val="32"/>
          <w:sz w:val="32"/>
          <w:szCs w:val="32"/>
          <w:lang w:eastAsia="es-ES"/>
        </w:rPr>
      </w:pPr>
    </w:p>
    <w:p w14:paraId="1D7920F4" w14:textId="2C0F1F33" w:rsidR="00755A26" w:rsidRPr="00314153" w:rsidDel="00F83975" w:rsidRDefault="00755A26" w:rsidP="004A0AD9">
      <w:pPr>
        <w:rPr>
          <w:moveFrom w:id="1038" w:author="Stefan Duprey" w:date="2016-11-10T17:21:00Z"/>
          <w:rFonts w:eastAsia="Times New Roman" w:cs="Arial"/>
          <w:b/>
          <w:bCs/>
          <w:noProof/>
          <w:kern w:val="32"/>
          <w:sz w:val="32"/>
          <w:szCs w:val="32"/>
          <w:lang w:eastAsia="es-ES"/>
        </w:rPr>
      </w:pPr>
    </w:p>
    <w:p w14:paraId="27471749" w14:textId="5B2CB18E" w:rsidR="00755A26" w:rsidRPr="00314153" w:rsidDel="00F83975" w:rsidRDefault="00755A26" w:rsidP="004A0AD9">
      <w:pPr>
        <w:rPr>
          <w:moveFrom w:id="1039" w:author="Stefan Duprey" w:date="2016-11-10T17:21:00Z"/>
          <w:rFonts w:eastAsia="Times New Roman" w:cs="Arial"/>
          <w:b/>
          <w:bCs/>
          <w:noProof/>
          <w:kern w:val="32"/>
          <w:sz w:val="32"/>
          <w:szCs w:val="32"/>
          <w:lang w:eastAsia="es-ES"/>
        </w:rPr>
      </w:pPr>
    </w:p>
    <w:p w14:paraId="6D550F1A" w14:textId="2DD37EC0" w:rsidR="00755A26" w:rsidRPr="00314153" w:rsidDel="00F83975" w:rsidRDefault="00CD1E45" w:rsidP="004A0AD9">
      <w:pPr>
        <w:rPr>
          <w:moveFrom w:id="1040" w:author="Stefan Duprey" w:date="2016-11-10T17:21:00Z"/>
          <w:rFonts w:eastAsia="Times New Roman" w:cs="Arial"/>
          <w:b/>
          <w:bCs/>
          <w:noProof/>
          <w:kern w:val="32"/>
          <w:sz w:val="32"/>
          <w:szCs w:val="32"/>
          <w:lang w:eastAsia="es-ES"/>
        </w:rPr>
      </w:pPr>
      <w:moveFrom w:id="1041"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5456" behindDoc="0" locked="0" layoutInCell="1" allowOverlap="1" wp14:anchorId="030052A3" wp14:editId="0B856F22">
              <wp:simplePos x="0" y="0"/>
              <wp:positionH relativeFrom="column">
                <wp:posOffset>1020283</wp:posOffset>
              </wp:positionH>
              <wp:positionV relativeFrom="paragraph">
                <wp:posOffset>356840</wp:posOffset>
              </wp:positionV>
              <wp:extent cx="4433570" cy="2656840"/>
              <wp:effectExtent l="0" t="0" r="5080" b="0"/>
              <wp:wrapTopAndBottom/>
              <wp:docPr id="24" name="Picture 24" descr="W:\OutputData\sduprey\NAR-326\PAPER_PICTURES\ALL\card_post_ranked_return\PREMIUM_PACKanalyst-ratings-change-positive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utputData\sduprey\NAR-326\PAPER_PICTURES\ALL\card_post_ranked_return\PREMIUM_PACKanalyst-ratings-change-positivecard_post_ranked_return2best_retur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43357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73315280" w14:textId="035C8559" w:rsidR="00755A26" w:rsidRPr="00314153" w:rsidDel="00F83975" w:rsidRDefault="00755A26" w:rsidP="004A0AD9">
      <w:pPr>
        <w:rPr>
          <w:moveFrom w:id="1042" w:author="Stefan Duprey" w:date="2016-11-10T17:21:00Z"/>
          <w:rFonts w:eastAsia="Times New Roman" w:cs="Arial"/>
          <w:b/>
          <w:bCs/>
          <w:noProof/>
          <w:kern w:val="32"/>
          <w:sz w:val="32"/>
          <w:szCs w:val="32"/>
          <w:lang w:eastAsia="es-ES"/>
        </w:rPr>
      </w:pPr>
    </w:p>
    <w:p w14:paraId="4636F4A8" w14:textId="0F744934" w:rsidR="00755A26" w:rsidRPr="00314153" w:rsidDel="00F83975" w:rsidRDefault="00755A26" w:rsidP="004A0AD9">
      <w:pPr>
        <w:rPr>
          <w:moveFrom w:id="1043" w:author="Stefan Duprey" w:date="2016-11-10T17:21:00Z"/>
          <w:rFonts w:eastAsia="Times New Roman" w:cs="Arial"/>
          <w:b/>
          <w:bCs/>
          <w:noProof/>
          <w:kern w:val="32"/>
          <w:sz w:val="32"/>
          <w:szCs w:val="32"/>
          <w:lang w:eastAsia="es-ES"/>
        </w:rPr>
      </w:pPr>
    </w:p>
    <w:p w14:paraId="4554AA1F" w14:textId="70087818" w:rsidR="00755A26" w:rsidRPr="00314153" w:rsidDel="00F83975" w:rsidRDefault="00CD1E45" w:rsidP="004A0AD9">
      <w:pPr>
        <w:rPr>
          <w:moveFrom w:id="1044" w:author="Stefan Duprey" w:date="2016-11-10T17:21:00Z"/>
          <w:rFonts w:eastAsia="Times New Roman" w:cs="Arial"/>
          <w:b/>
          <w:bCs/>
          <w:noProof/>
          <w:kern w:val="32"/>
          <w:sz w:val="32"/>
          <w:szCs w:val="32"/>
          <w:lang w:eastAsia="es-ES"/>
        </w:rPr>
      </w:pPr>
      <w:moveFrom w:id="1045"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6480" behindDoc="0" locked="0" layoutInCell="1" allowOverlap="1" wp14:anchorId="7ADE5D84" wp14:editId="27CF224D">
              <wp:simplePos x="0" y="0"/>
              <wp:positionH relativeFrom="column">
                <wp:posOffset>1020490</wp:posOffset>
              </wp:positionH>
              <wp:positionV relativeFrom="paragraph">
                <wp:posOffset>341926</wp:posOffset>
              </wp:positionV>
              <wp:extent cx="4592955" cy="2752090"/>
              <wp:effectExtent l="0" t="0" r="0" b="0"/>
              <wp:wrapTopAndBottom/>
              <wp:docPr id="25" name="Picture 25" descr="W:\OutputData\sduprey\NAR-326\PAPER_PICTURES\ALL\card_post_ranked_return\PREMIUM_PACKanalyst-ratings-change-positive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utputData\sduprey\NAR-326\PAPER_PICTURES\ALL\card_post_ranked_return\PREMIUM_PACKanalyst-ratings-change-positivecard_post_ranked_return2best_volatility.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592955"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5C0F3FFA" w14:textId="3E2BC366" w:rsidR="00755A26" w:rsidRPr="00314153" w:rsidDel="00F83975" w:rsidRDefault="00755A26" w:rsidP="004A0AD9">
      <w:pPr>
        <w:rPr>
          <w:moveFrom w:id="1046" w:author="Stefan Duprey" w:date="2016-11-10T17:21:00Z"/>
          <w:rFonts w:eastAsia="Times New Roman" w:cs="Arial"/>
          <w:b/>
          <w:bCs/>
          <w:noProof/>
          <w:kern w:val="32"/>
          <w:sz w:val="32"/>
          <w:szCs w:val="32"/>
          <w:lang w:eastAsia="es-ES"/>
        </w:rPr>
      </w:pPr>
    </w:p>
    <w:p w14:paraId="5016360E" w14:textId="2FF3F34D" w:rsidR="00755A26" w:rsidRPr="00314153" w:rsidDel="00F83975" w:rsidRDefault="00755A26" w:rsidP="004A0AD9">
      <w:pPr>
        <w:rPr>
          <w:moveFrom w:id="1047" w:author="Stefan Duprey" w:date="2016-11-10T17:21:00Z"/>
          <w:rFonts w:eastAsia="Times New Roman" w:cs="Arial"/>
          <w:b/>
          <w:bCs/>
          <w:noProof/>
          <w:kern w:val="32"/>
          <w:sz w:val="32"/>
          <w:szCs w:val="32"/>
          <w:lang w:eastAsia="es-ES"/>
        </w:rPr>
      </w:pPr>
    </w:p>
    <w:p w14:paraId="7F24A7ED" w14:textId="3CC9A33F" w:rsidR="00755A26" w:rsidRPr="00314153" w:rsidDel="00F83975" w:rsidRDefault="00755A26" w:rsidP="004A0AD9">
      <w:pPr>
        <w:rPr>
          <w:moveFrom w:id="1048" w:author="Stefan Duprey" w:date="2016-11-10T17:21:00Z"/>
          <w:rFonts w:eastAsia="Times New Roman" w:cs="Arial"/>
          <w:b/>
          <w:bCs/>
          <w:noProof/>
          <w:kern w:val="32"/>
          <w:sz w:val="32"/>
          <w:szCs w:val="32"/>
          <w:lang w:eastAsia="es-ES"/>
        </w:rPr>
      </w:pPr>
    </w:p>
    <w:p w14:paraId="3C4B1E11" w14:textId="1E886C4C" w:rsidR="00755A26" w:rsidRPr="00314153" w:rsidDel="00F83975" w:rsidRDefault="00755A26" w:rsidP="004A0AD9">
      <w:pPr>
        <w:rPr>
          <w:moveFrom w:id="1049" w:author="Stefan Duprey" w:date="2016-11-10T17:21:00Z"/>
          <w:rFonts w:eastAsia="Times New Roman" w:cs="Arial"/>
          <w:b/>
          <w:bCs/>
          <w:noProof/>
          <w:kern w:val="32"/>
          <w:sz w:val="32"/>
          <w:szCs w:val="32"/>
          <w:lang w:eastAsia="es-ES"/>
        </w:rPr>
      </w:pPr>
    </w:p>
    <w:p w14:paraId="28CD4C77" w14:textId="72AF733A" w:rsidR="00755A26" w:rsidRPr="00314153" w:rsidDel="00F83975" w:rsidRDefault="00755A26" w:rsidP="004A0AD9">
      <w:pPr>
        <w:rPr>
          <w:moveFrom w:id="1050" w:author="Stefan Duprey" w:date="2016-11-10T17:21:00Z"/>
          <w:rFonts w:eastAsia="Times New Roman" w:cs="Arial"/>
          <w:b/>
          <w:bCs/>
          <w:noProof/>
          <w:kern w:val="32"/>
          <w:sz w:val="32"/>
          <w:szCs w:val="32"/>
          <w:lang w:eastAsia="es-ES"/>
        </w:rPr>
      </w:pPr>
    </w:p>
    <w:p w14:paraId="66FB4659" w14:textId="4FE46D2F" w:rsidR="00755A26" w:rsidRPr="00314153" w:rsidDel="00F83975" w:rsidRDefault="00755A26" w:rsidP="004A0AD9">
      <w:pPr>
        <w:rPr>
          <w:moveFrom w:id="1051" w:author="Stefan Duprey" w:date="2016-11-10T17:21:00Z"/>
          <w:rFonts w:eastAsia="Times New Roman" w:cs="Arial"/>
          <w:b/>
          <w:bCs/>
          <w:noProof/>
          <w:kern w:val="32"/>
          <w:sz w:val="32"/>
          <w:szCs w:val="32"/>
          <w:lang w:eastAsia="es-ES"/>
        </w:rPr>
      </w:pPr>
    </w:p>
    <w:p w14:paraId="50C6AB5C" w14:textId="093D7A52" w:rsidR="00755A26" w:rsidRPr="00314153" w:rsidDel="00F83975" w:rsidRDefault="00755A26" w:rsidP="004A0AD9">
      <w:pPr>
        <w:rPr>
          <w:moveFrom w:id="1052" w:author="Stefan Duprey" w:date="2016-11-10T17:21:00Z"/>
          <w:rFonts w:eastAsia="Times New Roman" w:cs="Arial"/>
          <w:b/>
          <w:bCs/>
          <w:noProof/>
          <w:kern w:val="32"/>
          <w:sz w:val="32"/>
          <w:szCs w:val="32"/>
          <w:lang w:eastAsia="es-ES"/>
        </w:rPr>
      </w:pPr>
    </w:p>
    <w:p w14:paraId="70A8B8E4" w14:textId="168A51E4" w:rsidR="00755A26" w:rsidRPr="00314153" w:rsidDel="00F83975" w:rsidRDefault="00755A26" w:rsidP="004A0AD9">
      <w:pPr>
        <w:rPr>
          <w:moveFrom w:id="1053" w:author="Stefan Duprey" w:date="2016-11-10T17:21:00Z"/>
          <w:rFonts w:eastAsia="Times New Roman" w:cs="Arial"/>
          <w:b/>
          <w:bCs/>
          <w:noProof/>
          <w:kern w:val="32"/>
          <w:sz w:val="32"/>
          <w:szCs w:val="32"/>
          <w:lang w:eastAsia="es-ES"/>
        </w:rPr>
      </w:pPr>
    </w:p>
    <w:p w14:paraId="13CA062E" w14:textId="304E7770" w:rsidR="00755A26" w:rsidRPr="00314153" w:rsidDel="00F83975" w:rsidRDefault="00CD1E45" w:rsidP="004A0AD9">
      <w:pPr>
        <w:rPr>
          <w:moveFrom w:id="1054" w:author="Stefan Duprey" w:date="2016-11-10T17:21:00Z"/>
          <w:rFonts w:eastAsia="Times New Roman" w:cs="Arial"/>
          <w:b/>
          <w:bCs/>
          <w:noProof/>
          <w:kern w:val="32"/>
          <w:sz w:val="32"/>
          <w:szCs w:val="32"/>
          <w:lang w:eastAsia="es-ES"/>
        </w:rPr>
      </w:pPr>
      <w:moveFrom w:id="1055"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7504" behindDoc="0" locked="0" layoutInCell="1" allowOverlap="1" wp14:anchorId="16EF7C3A" wp14:editId="133114AF">
              <wp:simplePos x="0" y="0"/>
              <wp:positionH relativeFrom="margin">
                <wp:align>center</wp:align>
              </wp:positionH>
              <wp:positionV relativeFrom="paragraph">
                <wp:posOffset>218780</wp:posOffset>
              </wp:positionV>
              <wp:extent cx="4204335" cy="2519680"/>
              <wp:effectExtent l="0" t="0" r="5715" b="0"/>
              <wp:wrapTopAndBottom/>
              <wp:docPr id="33" name="Picture 33" descr="W:\OutputData\sduprey\NAR-326\PAPER_PICTURES\ALL\card_post_ranked_return\DJPRcredit-rating-downgrade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utputData\sduprey\NAR-326\PAPER_PICTURES\ALL\card_post_ranked_return\DJPRcredit-rating-downgradecard_post_ranked_return1best_retur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0433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485BD639" w14:textId="2AE62E2A" w:rsidR="00755A26" w:rsidRPr="00314153" w:rsidDel="00F83975" w:rsidRDefault="00755A26" w:rsidP="004A0AD9">
      <w:pPr>
        <w:rPr>
          <w:moveFrom w:id="1056" w:author="Stefan Duprey" w:date="2016-11-10T17:21:00Z"/>
          <w:rFonts w:eastAsia="Times New Roman" w:cs="Arial"/>
          <w:b/>
          <w:bCs/>
          <w:noProof/>
          <w:kern w:val="32"/>
          <w:sz w:val="32"/>
          <w:szCs w:val="32"/>
          <w:lang w:eastAsia="es-ES"/>
        </w:rPr>
      </w:pPr>
    </w:p>
    <w:p w14:paraId="06361570" w14:textId="5B85D301" w:rsidR="00755A26" w:rsidRPr="00314153" w:rsidDel="00F83975" w:rsidRDefault="00755A26" w:rsidP="004A0AD9">
      <w:pPr>
        <w:rPr>
          <w:moveFrom w:id="1057" w:author="Stefan Duprey" w:date="2016-11-10T17:21:00Z"/>
          <w:rFonts w:eastAsia="Times New Roman" w:cs="Arial"/>
          <w:b/>
          <w:bCs/>
          <w:noProof/>
          <w:kern w:val="32"/>
          <w:sz w:val="32"/>
          <w:szCs w:val="32"/>
          <w:lang w:eastAsia="es-ES"/>
        </w:rPr>
      </w:pPr>
    </w:p>
    <w:p w14:paraId="63E11D29" w14:textId="37FCADB9" w:rsidR="00755A26" w:rsidRPr="00314153" w:rsidDel="00F83975" w:rsidRDefault="00755A26" w:rsidP="004A0AD9">
      <w:pPr>
        <w:rPr>
          <w:moveFrom w:id="1058" w:author="Stefan Duprey" w:date="2016-11-10T17:21:00Z"/>
          <w:rFonts w:eastAsia="Times New Roman" w:cs="Arial"/>
          <w:b/>
          <w:bCs/>
          <w:noProof/>
          <w:kern w:val="32"/>
          <w:sz w:val="32"/>
          <w:szCs w:val="32"/>
          <w:lang w:eastAsia="es-ES"/>
        </w:rPr>
      </w:pPr>
    </w:p>
    <w:p w14:paraId="4E28A5EE" w14:textId="73A15C4F" w:rsidR="00755A26" w:rsidRPr="00314153" w:rsidDel="00F83975" w:rsidRDefault="00755A26" w:rsidP="004A0AD9">
      <w:pPr>
        <w:rPr>
          <w:moveFrom w:id="1059" w:author="Stefan Duprey" w:date="2016-11-10T17:21:00Z"/>
          <w:rFonts w:eastAsia="Times New Roman" w:cs="Arial"/>
          <w:b/>
          <w:bCs/>
          <w:noProof/>
          <w:kern w:val="32"/>
          <w:sz w:val="32"/>
          <w:szCs w:val="32"/>
          <w:lang w:eastAsia="es-ES"/>
        </w:rPr>
      </w:pPr>
    </w:p>
    <w:p w14:paraId="087274DB" w14:textId="2F886142" w:rsidR="00755A26" w:rsidRPr="00314153" w:rsidDel="00F83975" w:rsidRDefault="00CD1E45" w:rsidP="004A0AD9">
      <w:pPr>
        <w:rPr>
          <w:moveFrom w:id="1060" w:author="Stefan Duprey" w:date="2016-11-10T17:21:00Z"/>
          <w:rFonts w:eastAsia="Times New Roman" w:cs="Arial"/>
          <w:b/>
          <w:bCs/>
          <w:noProof/>
          <w:kern w:val="32"/>
          <w:sz w:val="32"/>
          <w:szCs w:val="32"/>
          <w:lang w:eastAsia="es-ES"/>
        </w:rPr>
      </w:pPr>
      <w:moveFrom w:id="1061"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8528" behindDoc="0" locked="0" layoutInCell="1" allowOverlap="1" wp14:anchorId="1B012232" wp14:editId="77E14C6E">
              <wp:simplePos x="0" y="0"/>
              <wp:positionH relativeFrom="margin">
                <wp:align>center</wp:align>
              </wp:positionH>
              <wp:positionV relativeFrom="paragraph">
                <wp:posOffset>207749</wp:posOffset>
              </wp:positionV>
              <wp:extent cx="4346575" cy="2604770"/>
              <wp:effectExtent l="0" t="0" r="0" b="5080"/>
              <wp:wrapTopAndBottom/>
              <wp:docPr id="34" name="Picture 34" descr="W:\OutputData\sduprey\NAR-326\PAPER_PICTURES\ALL\card_post_ranked_return\DJPRcredit-rating-downgrade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utputData\sduprey\NAR-326\PAPER_PICTURES\ALL\card_post_ranked_return\DJPRcredit-rating-downgradecard_post_ranked_return1best_volatility.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46575"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29F99D6C" w14:textId="05A9E48B" w:rsidR="00755A26" w:rsidRPr="00314153" w:rsidDel="00F83975" w:rsidRDefault="00755A26" w:rsidP="004A0AD9">
      <w:pPr>
        <w:rPr>
          <w:moveFrom w:id="1062" w:author="Stefan Duprey" w:date="2016-11-10T17:21:00Z"/>
          <w:rFonts w:eastAsia="Times New Roman" w:cs="Arial"/>
          <w:b/>
          <w:bCs/>
          <w:noProof/>
          <w:kern w:val="32"/>
          <w:sz w:val="32"/>
          <w:szCs w:val="32"/>
          <w:lang w:eastAsia="es-ES"/>
        </w:rPr>
      </w:pPr>
    </w:p>
    <w:p w14:paraId="681903FC" w14:textId="61B1566D" w:rsidR="00755A26" w:rsidRPr="00314153" w:rsidDel="00F83975" w:rsidRDefault="00755A26" w:rsidP="004A0AD9">
      <w:pPr>
        <w:rPr>
          <w:moveFrom w:id="1063" w:author="Stefan Duprey" w:date="2016-11-10T17:21:00Z"/>
          <w:rFonts w:eastAsia="Times New Roman" w:cs="Arial"/>
          <w:b/>
          <w:bCs/>
          <w:noProof/>
          <w:kern w:val="32"/>
          <w:sz w:val="32"/>
          <w:szCs w:val="32"/>
          <w:lang w:eastAsia="es-ES"/>
        </w:rPr>
      </w:pPr>
    </w:p>
    <w:p w14:paraId="22BACCE4" w14:textId="6B4D7AB2" w:rsidR="00755A26" w:rsidRPr="00314153" w:rsidDel="00F83975" w:rsidRDefault="00755A26" w:rsidP="004A0AD9">
      <w:pPr>
        <w:rPr>
          <w:moveFrom w:id="1064" w:author="Stefan Duprey" w:date="2016-11-10T17:21:00Z"/>
          <w:rFonts w:eastAsia="Times New Roman" w:cs="Arial"/>
          <w:b/>
          <w:bCs/>
          <w:noProof/>
          <w:kern w:val="32"/>
          <w:sz w:val="32"/>
          <w:szCs w:val="32"/>
          <w:lang w:eastAsia="es-ES"/>
        </w:rPr>
      </w:pPr>
    </w:p>
    <w:p w14:paraId="081E5A56" w14:textId="1668FC79" w:rsidR="003D35AE" w:rsidRPr="00314153" w:rsidDel="00F83975" w:rsidRDefault="003D35AE" w:rsidP="004A0AD9">
      <w:pPr>
        <w:rPr>
          <w:moveFrom w:id="1065" w:author="Stefan Duprey" w:date="2016-11-10T17:21:00Z"/>
          <w:rFonts w:eastAsia="Times New Roman" w:cs="Arial"/>
          <w:b/>
          <w:bCs/>
          <w:noProof/>
          <w:kern w:val="32"/>
          <w:sz w:val="32"/>
          <w:szCs w:val="32"/>
          <w:lang w:eastAsia="es-ES"/>
        </w:rPr>
      </w:pPr>
    </w:p>
    <w:p w14:paraId="1BCB4474" w14:textId="54AA6088" w:rsidR="001D3699" w:rsidDel="00F83975" w:rsidRDefault="001D3699" w:rsidP="004A0AD9">
      <w:pPr>
        <w:rPr>
          <w:moveFrom w:id="1066" w:author="Stefan Duprey" w:date="2016-11-10T17:21:00Z"/>
          <w:rFonts w:eastAsia="Times New Roman" w:cs="Arial"/>
          <w:b/>
          <w:bCs/>
          <w:kern w:val="32"/>
          <w:sz w:val="32"/>
          <w:szCs w:val="32"/>
        </w:rPr>
      </w:pPr>
    </w:p>
    <w:p w14:paraId="600DCB43" w14:textId="2746328D" w:rsidR="001D3699" w:rsidDel="00F83975" w:rsidRDefault="001D3699" w:rsidP="004A0AD9">
      <w:pPr>
        <w:rPr>
          <w:moveFrom w:id="1067" w:author="Stefan Duprey" w:date="2016-11-10T17:21:00Z"/>
          <w:rFonts w:eastAsia="Times New Roman" w:cs="Arial"/>
          <w:b/>
          <w:bCs/>
          <w:kern w:val="32"/>
          <w:sz w:val="32"/>
          <w:szCs w:val="32"/>
        </w:rPr>
      </w:pPr>
    </w:p>
    <w:p w14:paraId="0C3BC13B" w14:textId="74891855" w:rsidR="001D3699" w:rsidDel="00F83975" w:rsidRDefault="00CD1E45" w:rsidP="004A0AD9">
      <w:pPr>
        <w:rPr>
          <w:moveFrom w:id="1068" w:author="Stefan Duprey" w:date="2016-11-10T17:21:00Z"/>
          <w:rFonts w:eastAsia="Times New Roman" w:cs="Arial"/>
          <w:b/>
          <w:bCs/>
          <w:kern w:val="32"/>
          <w:sz w:val="32"/>
          <w:szCs w:val="32"/>
        </w:rPr>
      </w:pPr>
      <w:moveFrom w:id="1069"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799552" behindDoc="0" locked="0" layoutInCell="1" allowOverlap="1" wp14:anchorId="225573AD" wp14:editId="0D4759BE">
              <wp:simplePos x="0" y="0"/>
              <wp:positionH relativeFrom="column">
                <wp:posOffset>1299491</wp:posOffset>
              </wp:positionH>
              <wp:positionV relativeFrom="paragraph">
                <wp:posOffset>298494</wp:posOffset>
              </wp:positionV>
              <wp:extent cx="3867150" cy="2317115"/>
              <wp:effectExtent l="0" t="0" r="0" b="6985"/>
              <wp:wrapTopAndBottom/>
              <wp:docPr id="35" name="Picture 35" descr="W:\OutputData\sduprey\NAR-326\PAPER_PICTURES\ALL\card_post_ranked_return\DJPRcredit-rating-outlook-negative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utputData\sduprey\NAR-326\PAPER_PICTURES\ALL\card_post_ranked_return\DJPRcredit-rating-outlook-negativecard_post_ranked_return2best_retur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867150"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1B31261F" w14:textId="1EF03DDD" w:rsidR="003D35AE" w:rsidDel="00F83975" w:rsidRDefault="003D35AE" w:rsidP="004A0AD9">
      <w:pPr>
        <w:rPr>
          <w:moveFrom w:id="1070" w:author="Stefan Duprey" w:date="2016-11-10T17:21:00Z"/>
          <w:rFonts w:eastAsia="Times New Roman" w:cs="Arial"/>
          <w:b/>
          <w:bCs/>
          <w:kern w:val="32"/>
          <w:sz w:val="32"/>
          <w:szCs w:val="32"/>
        </w:rPr>
      </w:pPr>
    </w:p>
    <w:p w14:paraId="479027DC" w14:textId="0182118B" w:rsidR="003D35AE" w:rsidDel="00F83975" w:rsidRDefault="003D35AE" w:rsidP="004A0AD9">
      <w:pPr>
        <w:rPr>
          <w:moveFrom w:id="1071" w:author="Stefan Duprey" w:date="2016-11-10T17:21:00Z"/>
          <w:rFonts w:eastAsia="Times New Roman" w:cs="Arial"/>
          <w:b/>
          <w:bCs/>
          <w:kern w:val="32"/>
          <w:sz w:val="32"/>
          <w:szCs w:val="32"/>
        </w:rPr>
      </w:pPr>
    </w:p>
    <w:p w14:paraId="00561065" w14:textId="75E7B532" w:rsidR="003D35AE" w:rsidDel="00F83975" w:rsidRDefault="003D35AE" w:rsidP="004A0AD9">
      <w:pPr>
        <w:rPr>
          <w:moveFrom w:id="1072" w:author="Stefan Duprey" w:date="2016-11-10T17:21:00Z"/>
          <w:rFonts w:eastAsia="Times New Roman" w:cs="Arial"/>
          <w:b/>
          <w:bCs/>
          <w:kern w:val="32"/>
          <w:sz w:val="32"/>
          <w:szCs w:val="32"/>
        </w:rPr>
      </w:pPr>
    </w:p>
    <w:p w14:paraId="00BFB4A2" w14:textId="551F25BE" w:rsidR="003D35AE" w:rsidDel="00F83975" w:rsidRDefault="003D35AE" w:rsidP="004A0AD9">
      <w:pPr>
        <w:rPr>
          <w:moveFrom w:id="1073" w:author="Stefan Duprey" w:date="2016-11-10T17:21:00Z"/>
          <w:rFonts w:eastAsia="Times New Roman" w:cs="Arial"/>
          <w:b/>
          <w:bCs/>
          <w:kern w:val="32"/>
          <w:sz w:val="32"/>
          <w:szCs w:val="32"/>
        </w:rPr>
      </w:pPr>
    </w:p>
    <w:p w14:paraId="55815855" w14:textId="26F7C2AA" w:rsidR="003D35AE" w:rsidDel="00F83975" w:rsidRDefault="003D35AE" w:rsidP="004A0AD9">
      <w:pPr>
        <w:rPr>
          <w:moveFrom w:id="1074" w:author="Stefan Duprey" w:date="2016-11-10T17:21:00Z"/>
          <w:rFonts w:eastAsia="Times New Roman" w:cs="Arial"/>
          <w:b/>
          <w:bCs/>
          <w:kern w:val="32"/>
          <w:sz w:val="32"/>
          <w:szCs w:val="32"/>
        </w:rPr>
      </w:pPr>
    </w:p>
    <w:p w14:paraId="5E26A6E8" w14:textId="6873E024" w:rsidR="003D35AE" w:rsidDel="00F83975" w:rsidRDefault="00CD1E45" w:rsidP="004A0AD9">
      <w:pPr>
        <w:rPr>
          <w:moveFrom w:id="1075" w:author="Stefan Duprey" w:date="2016-11-10T17:21:00Z"/>
          <w:rFonts w:eastAsia="Times New Roman" w:cs="Arial"/>
          <w:b/>
          <w:bCs/>
          <w:kern w:val="32"/>
          <w:sz w:val="32"/>
          <w:szCs w:val="32"/>
        </w:rPr>
      </w:pPr>
      <w:moveFrom w:id="1076"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0576" behindDoc="0" locked="0" layoutInCell="1" allowOverlap="1" wp14:anchorId="1DBF1CD8" wp14:editId="1DD5363B">
              <wp:simplePos x="0" y="0"/>
              <wp:positionH relativeFrom="margin">
                <wp:posOffset>1358132</wp:posOffset>
              </wp:positionH>
              <wp:positionV relativeFrom="paragraph">
                <wp:posOffset>434813</wp:posOffset>
              </wp:positionV>
              <wp:extent cx="3884930" cy="2327275"/>
              <wp:effectExtent l="0" t="0" r="1270" b="0"/>
              <wp:wrapTopAndBottom/>
              <wp:docPr id="36" name="Picture 36" descr="W:\OutputData\sduprey\NAR-326\PAPER_PICTURES\ALL\card_post_ranked_return\DJPRcredit-rating-outlook-negative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utputData\sduprey\NAR-326\PAPER_PICTURES\ALL\card_post_ranked_return\DJPRcredit-rating-outlook-negativecard_post_ranked_return2best_volatility.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84930"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6B709985" w14:textId="2439A2C4" w:rsidR="001D3699" w:rsidDel="00F83975" w:rsidRDefault="001D3699" w:rsidP="004A0AD9">
      <w:pPr>
        <w:rPr>
          <w:moveFrom w:id="1077" w:author="Stefan Duprey" w:date="2016-11-10T17:21:00Z"/>
          <w:rFonts w:eastAsia="Times New Roman" w:cs="Arial"/>
          <w:b/>
          <w:bCs/>
          <w:kern w:val="32"/>
          <w:sz w:val="32"/>
          <w:szCs w:val="32"/>
        </w:rPr>
      </w:pPr>
    </w:p>
    <w:p w14:paraId="59BE8025" w14:textId="52260DA6" w:rsidR="001D3699" w:rsidDel="00F83975" w:rsidRDefault="001D3699" w:rsidP="004A0AD9">
      <w:pPr>
        <w:rPr>
          <w:moveFrom w:id="1078" w:author="Stefan Duprey" w:date="2016-11-10T17:21:00Z"/>
          <w:rFonts w:eastAsia="Times New Roman" w:cs="Arial"/>
          <w:b/>
          <w:bCs/>
          <w:kern w:val="32"/>
          <w:sz w:val="32"/>
          <w:szCs w:val="32"/>
        </w:rPr>
      </w:pPr>
    </w:p>
    <w:p w14:paraId="7C46FCF4" w14:textId="18E667FB" w:rsidR="001D3699" w:rsidDel="00F83975" w:rsidRDefault="001D3699" w:rsidP="004A0AD9">
      <w:pPr>
        <w:rPr>
          <w:moveFrom w:id="1079" w:author="Stefan Duprey" w:date="2016-11-10T17:21:00Z"/>
          <w:rFonts w:eastAsia="Times New Roman" w:cs="Arial"/>
          <w:b/>
          <w:bCs/>
          <w:kern w:val="32"/>
          <w:sz w:val="32"/>
          <w:szCs w:val="32"/>
        </w:rPr>
      </w:pPr>
    </w:p>
    <w:p w14:paraId="4A6323F6" w14:textId="5A2FD762" w:rsidR="001D3699" w:rsidDel="00F83975" w:rsidRDefault="001D3699" w:rsidP="004A0AD9">
      <w:pPr>
        <w:rPr>
          <w:moveFrom w:id="1080" w:author="Stefan Duprey" w:date="2016-11-10T17:21:00Z"/>
          <w:rFonts w:eastAsia="Times New Roman" w:cs="Arial"/>
          <w:b/>
          <w:bCs/>
          <w:kern w:val="32"/>
          <w:sz w:val="32"/>
          <w:szCs w:val="32"/>
        </w:rPr>
      </w:pPr>
    </w:p>
    <w:p w14:paraId="17B62538" w14:textId="7866A436" w:rsidR="003D35AE" w:rsidDel="00F83975" w:rsidRDefault="003D35AE" w:rsidP="004A0AD9">
      <w:pPr>
        <w:rPr>
          <w:moveFrom w:id="1081" w:author="Stefan Duprey" w:date="2016-11-10T17:21:00Z"/>
          <w:rFonts w:eastAsia="Times New Roman" w:cs="Arial"/>
          <w:b/>
          <w:bCs/>
          <w:kern w:val="32"/>
          <w:sz w:val="32"/>
          <w:szCs w:val="32"/>
        </w:rPr>
      </w:pPr>
    </w:p>
    <w:p w14:paraId="41BE8F90" w14:textId="14B6B51D" w:rsidR="003D35AE" w:rsidDel="00F83975" w:rsidRDefault="003D35AE" w:rsidP="004A0AD9">
      <w:pPr>
        <w:rPr>
          <w:moveFrom w:id="1082" w:author="Stefan Duprey" w:date="2016-11-10T17:21:00Z"/>
          <w:rFonts w:eastAsia="Times New Roman" w:cs="Arial"/>
          <w:b/>
          <w:bCs/>
          <w:kern w:val="32"/>
          <w:sz w:val="32"/>
          <w:szCs w:val="32"/>
        </w:rPr>
      </w:pPr>
    </w:p>
    <w:p w14:paraId="46966652" w14:textId="404ED900" w:rsidR="003D35AE" w:rsidDel="00F83975" w:rsidRDefault="003D35AE" w:rsidP="004A0AD9">
      <w:pPr>
        <w:rPr>
          <w:moveFrom w:id="1083" w:author="Stefan Duprey" w:date="2016-11-10T17:21:00Z"/>
          <w:rFonts w:eastAsia="Times New Roman" w:cs="Arial"/>
          <w:b/>
          <w:bCs/>
          <w:kern w:val="32"/>
          <w:sz w:val="32"/>
          <w:szCs w:val="32"/>
        </w:rPr>
      </w:pPr>
    </w:p>
    <w:p w14:paraId="12E03DEB" w14:textId="2BE7A912" w:rsidR="003D35AE" w:rsidDel="00F83975" w:rsidRDefault="003D35AE" w:rsidP="004A0AD9">
      <w:pPr>
        <w:rPr>
          <w:moveFrom w:id="1084" w:author="Stefan Duprey" w:date="2016-11-10T17:21:00Z"/>
          <w:rFonts w:eastAsia="Times New Roman" w:cs="Arial"/>
          <w:b/>
          <w:bCs/>
          <w:kern w:val="32"/>
          <w:sz w:val="32"/>
          <w:szCs w:val="32"/>
        </w:rPr>
      </w:pPr>
    </w:p>
    <w:p w14:paraId="765601C7" w14:textId="714DE9BC" w:rsidR="00755A26" w:rsidDel="00F83975" w:rsidRDefault="00755A26" w:rsidP="004A0AD9">
      <w:pPr>
        <w:rPr>
          <w:moveFrom w:id="1085" w:author="Stefan Duprey" w:date="2016-11-10T17:21:00Z"/>
          <w:rFonts w:eastAsia="Times New Roman" w:cs="Arial"/>
          <w:b/>
          <w:bCs/>
          <w:kern w:val="32"/>
          <w:sz w:val="32"/>
          <w:szCs w:val="32"/>
        </w:rPr>
      </w:pPr>
    </w:p>
    <w:p w14:paraId="5C8F2D3F" w14:textId="550CB51A" w:rsidR="00755A26" w:rsidDel="00F83975" w:rsidRDefault="00755A26" w:rsidP="004A0AD9">
      <w:pPr>
        <w:rPr>
          <w:moveFrom w:id="1086" w:author="Stefan Duprey" w:date="2016-11-10T17:21:00Z"/>
          <w:rFonts w:eastAsia="Times New Roman" w:cs="Arial"/>
          <w:b/>
          <w:bCs/>
          <w:kern w:val="32"/>
          <w:sz w:val="32"/>
          <w:szCs w:val="32"/>
        </w:rPr>
      </w:pPr>
    </w:p>
    <w:p w14:paraId="08B0698C" w14:textId="1FD1C5D1" w:rsidR="003D35AE" w:rsidDel="00F83975" w:rsidRDefault="00CD1E45" w:rsidP="004A0AD9">
      <w:pPr>
        <w:rPr>
          <w:moveFrom w:id="1087" w:author="Stefan Duprey" w:date="2016-11-10T17:21:00Z"/>
          <w:rFonts w:eastAsia="Times New Roman" w:cs="Arial"/>
          <w:b/>
          <w:bCs/>
          <w:kern w:val="32"/>
          <w:sz w:val="32"/>
          <w:szCs w:val="32"/>
        </w:rPr>
      </w:pPr>
      <w:moveFrom w:id="1088"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1600" behindDoc="0" locked="0" layoutInCell="1" allowOverlap="1" wp14:anchorId="465D005B" wp14:editId="2E51F4B7">
              <wp:simplePos x="0" y="0"/>
              <wp:positionH relativeFrom="margin">
                <wp:posOffset>641055</wp:posOffset>
              </wp:positionH>
              <wp:positionV relativeFrom="paragraph">
                <wp:posOffset>218942</wp:posOffset>
              </wp:positionV>
              <wp:extent cx="4772025" cy="2859405"/>
              <wp:effectExtent l="0" t="0" r="9525" b="0"/>
              <wp:wrapTopAndBottom/>
              <wp:docPr id="38" name="Picture 38" descr="W:\OutputData\sduprey\NAR-326\PAPER_PICTURES\ALL\card_post_ranked_return\DJPRinsider-buycard_post_ranked_return1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utputData\sduprey\NAR-326\PAPER_PICTURES\ALL\card_post_ranked_return\DJPRinsider-buycard_post_ranked_return1best_return.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72025" cy="285940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72CDE40B" w14:textId="686EDB0C" w:rsidR="003D35AE" w:rsidDel="00F83975" w:rsidRDefault="003D35AE" w:rsidP="004A0AD9">
      <w:pPr>
        <w:rPr>
          <w:moveFrom w:id="1089" w:author="Stefan Duprey" w:date="2016-11-10T17:21:00Z"/>
          <w:rFonts w:eastAsia="Times New Roman" w:cs="Arial"/>
          <w:b/>
          <w:bCs/>
          <w:kern w:val="32"/>
          <w:sz w:val="32"/>
          <w:szCs w:val="32"/>
        </w:rPr>
      </w:pPr>
    </w:p>
    <w:p w14:paraId="5FB25F13" w14:textId="7FD6508B" w:rsidR="003D35AE" w:rsidDel="00F83975" w:rsidRDefault="003D35AE" w:rsidP="004A0AD9">
      <w:pPr>
        <w:rPr>
          <w:moveFrom w:id="1090" w:author="Stefan Duprey" w:date="2016-11-10T17:21:00Z"/>
          <w:rFonts w:eastAsia="Times New Roman" w:cs="Arial"/>
          <w:b/>
          <w:bCs/>
          <w:kern w:val="32"/>
          <w:sz w:val="32"/>
          <w:szCs w:val="32"/>
        </w:rPr>
      </w:pPr>
    </w:p>
    <w:p w14:paraId="1C8F294F" w14:textId="5BDCE7FE" w:rsidR="00373177" w:rsidDel="00F83975" w:rsidRDefault="00373177" w:rsidP="004A0AD9">
      <w:pPr>
        <w:rPr>
          <w:moveFrom w:id="1091" w:author="Stefan Duprey" w:date="2016-11-10T17:21:00Z"/>
          <w:rFonts w:eastAsia="Times New Roman" w:cs="Arial"/>
          <w:b/>
          <w:bCs/>
          <w:kern w:val="32"/>
          <w:sz w:val="32"/>
          <w:szCs w:val="32"/>
        </w:rPr>
      </w:pPr>
    </w:p>
    <w:p w14:paraId="139DCF06" w14:textId="44BCF315" w:rsidR="00373177" w:rsidDel="00F83975" w:rsidRDefault="00373177" w:rsidP="004A0AD9">
      <w:pPr>
        <w:rPr>
          <w:moveFrom w:id="1092" w:author="Stefan Duprey" w:date="2016-11-10T17:21:00Z"/>
          <w:rFonts w:eastAsia="Times New Roman" w:cs="Arial"/>
          <w:b/>
          <w:bCs/>
          <w:kern w:val="32"/>
          <w:sz w:val="32"/>
          <w:szCs w:val="32"/>
        </w:rPr>
      </w:pPr>
    </w:p>
    <w:p w14:paraId="281BE083" w14:textId="1FC6577B" w:rsidR="00373177" w:rsidDel="00F83975" w:rsidRDefault="00373177" w:rsidP="004A0AD9">
      <w:pPr>
        <w:rPr>
          <w:moveFrom w:id="1093" w:author="Stefan Duprey" w:date="2016-11-10T17:21:00Z"/>
          <w:rFonts w:eastAsia="Times New Roman" w:cs="Arial"/>
          <w:b/>
          <w:bCs/>
          <w:kern w:val="32"/>
          <w:sz w:val="32"/>
          <w:szCs w:val="32"/>
        </w:rPr>
      </w:pPr>
    </w:p>
    <w:p w14:paraId="5080D86E" w14:textId="1716BDE9" w:rsidR="00373177" w:rsidDel="00F83975" w:rsidRDefault="00373177" w:rsidP="004A0AD9">
      <w:pPr>
        <w:rPr>
          <w:moveFrom w:id="1094" w:author="Stefan Duprey" w:date="2016-11-10T17:21:00Z"/>
          <w:rFonts w:eastAsia="Times New Roman" w:cs="Arial"/>
          <w:b/>
          <w:bCs/>
          <w:kern w:val="32"/>
          <w:sz w:val="32"/>
          <w:szCs w:val="32"/>
        </w:rPr>
      </w:pPr>
    </w:p>
    <w:p w14:paraId="79FBE1CD" w14:textId="7DAD79F8" w:rsidR="00373177" w:rsidDel="00F83975" w:rsidRDefault="00CD1E45" w:rsidP="004A0AD9">
      <w:pPr>
        <w:rPr>
          <w:moveFrom w:id="1095" w:author="Stefan Duprey" w:date="2016-11-10T17:21:00Z"/>
          <w:rFonts w:eastAsia="Times New Roman" w:cs="Arial"/>
          <w:b/>
          <w:bCs/>
          <w:kern w:val="32"/>
          <w:sz w:val="32"/>
          <w:szCs w:val="32"/>
        </w:rPr>
      </w:pPr>
      <w:moveFrom w:id="1096"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2624" behindDoc="0" locked="0" layoutInCell="1" allowOverlap="1" wp14:anchorId="0DB84DF5" wp14:editId="4741D1D4">
              <wp:simplePos x="0" y="0"/>
              <wp:positionH relativeFrom="margin">
                <wp:align>center</wp:align>
              </wp:positionH>
              <wp:positionV relativeFrom="paragraph">
                <wp:posOffset>266656</wp:posOffset>
              </wp:positionV>
              <wp:extent cx="4470400" cy="2679065"/>
              <wp:effectExtent l="0" t="0" r="6350" b="6985"/>
              <wp:wrapTopAndBottom/>
              <wp:docPr id="56" name="Picture 56" descr="W:\OutputData\sduprey\NAR-326\PAPER_PICTURES\ALL\card_post_ranked_return\DJPRinsider-buycard_post_ranked_retur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utputData\sduprey\NAR-326\PAPER_PICTURES\ALL\card_post_ranked_return\DJPRinsider-buycard_post_ranked_return1best_volatility.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7040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4F12809D" w14:textId="61581292" w:rsidR="00373177" w:rsidDel="00F83975" w:rsidRDefault="00373177" w:rsidP="004A0AD9">
      <w:pPr>
        <w:rPr>
          <w:moveFrom w:id="1097" w:author="Stefan Duprey" w:date="2016-11-10T17:21:00Z"/>
          <w:rFonts w:eastAsia="Times New Roman" w:cs="Arial"/>
          <w:b/>
          <w:bCs/>
          <w:kern w:val="32"/>
          <w:sz w:val="32"/>
          <w:szCs w:val="32"/>
        </w:rPr>
      </w:pPr>
    </w:p>
    <w:p w14:paraId="13DCECB7" w14:textId="0ACD6241" w:rsidR="00373177" w:rsidDel="00F83975" w:rsidRDefault="00373177" w:rsidP="004A0AD9">
      <w:pPr>
        <w:rPr>
          <w:moveFrom w:id="1098" w:author="Stefan Duprey" w:date="2016-11-10T17:21:00Z"/>
          <w:rFonts w:eastAsia="Times New Roman" w:cs="Arial"/>
          <w:b/>
          <w:bCs/>
          <w:kern w:val="32"/>
          <w:sz w:val="32"/>
          <w:szCs w:val="32"/>
        </w:rPr>
      </w:pPr>
    </w:p>
    <w:p w14:paraId="1D71EE9E" w14:textId="043F0AB8" w:rsidR="00373177" w:rsidDel="00F83975" w:rsidRDefault="00373177" w:rsidP="004A0AD9">
      <w:pPr>
        <w:rPr>
          <w:moveFrom w:id="1099" w:author="Stefan Duprey" w:date="2016-11-10T17:21:00Z"/>
          <w:rFonts w:eastAsia="Times New Roman" w:cs="Arial"/>
          <w:b/>
          <w:bCs/>
          <w:kern w:val="32"/>
          <w:sz w:val="32"/>
          <w:szCs w:val="32"/>
        </w:rPr>
      </w:pPr>
    </w:p>
    <w:p w14:paraId="36DBD779" w14:textId="484D2B7B" w:rsidR="00373177" w:rsidDel="00F83975" w:rsidRDefault="00CD1E45" w:rsidP="004A0AD9">
      <w:pPr>
        <w:rPr>
          <w:moveFrom w:id="1100" w:author="Stefan Duprey" w:date="2016-11-10T17:21:00Z"/>
          <w:rFonts w:eastAsia="Times New Roman" w:cs="Arial"/>
          <w:b/>
          <w:bCs/>
          <w:kern w:val="32"/>
          <w:sz w:val="32"/>
          <w:szCs w:val="32"/>
        </w:rPr>
      </w:pPr>
      <w:moveFrom w:id="1101"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3648" behindDoc="0" locked="0" layoutInCell="1" allowOverlap="1" wp14:anchorId="45A795B8" wp14:editId="72D9D388">
              <wp:simplePos x="0" y="0"/>
              <wp:positionH relativeFrom="page">
                <wp:posOffset>1968500</wp:posOffset>
              </wp:positionH>
              <wp:positionV relativeFrom="paragraph">
                <wp:posOffset>415290</wp:posOffset>
              </wp:positionV>
              <wp:extent cx="4559300" cy="2731770"/>
              <wp:effectExtent l="0" t="0" r="0" b="0"/>
              <wp:wrapTopAndBottom/>
              <wp:docPr id="60" name="Picture 60" descr="W:\OutputData\sduprey\NAR-326\PAPER_PICTURES\ALL\card_post_ranked_return\DJPRinsider-sellcard_post_ranked_return2best_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utputData\sduprey\NAR-326\PAPER_PICTURES\ALL\card_post_ranked_return\DJPRinsider-sellcard_post_ranked_return2best_return.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59300" cy="273177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2AE62004" w14:textId="6355BDB3" w:rsidR="00373177" w:rsidDel="00F83975" w:rsidRDefault="00373177" w:rsidP="004A0AD9">
      <w:pPr>
        <w:rPr>
          <w:moveFrom w:id="1102" w:author="Stefan Duprey" w:date="2016-11-10T17:21:00Z"/>
          <w:rFonts w:eastAsia="Times New Roman" w:cs="Arial"/>
          <w:b/>
          <w:bCs/>
          <w:kern w:val="32"/>
          <w:sz w:val="32"/>
          <w:szCs w:val="32"/>
        </w:rPr>
      </w:pPr>
    </w:p>
    <w:p w14:paraId="5966F1DF" w14:textId="6B5B605B" w:rsidR="00373177" w:rsidDel="00F83975" w:rsidRDefault="00373177" w:rsidP="004A0AD9">
      <w:pPr>
        <w:rPr>
          <w:moveFrom w:id="1103" w:author="Stefan Duprey" w:date="2016-11-10T17:21:00Z"/>
          <w:rFonts w:eastAsia="Times New Roman" w:cs="Arial"/>
          <w:b/>
          <w:bCs/>
          <w:kern w:val="32"/>
          <w:sz w:val="32"/>
          <w:szCs w:val="32"/>
        </w:rPr>
      </w:pPr>
    </w:p>
    <w:p w14:paraId="5D59EF99" w14:textId="2B8C6537" w:rsidR="00373177" w:rsidDel="00F83975" w:rsidRDefault="00373177" w:rsidP="004A0AD9">
      <w:pPr>
        <w:rPr>
          <w:moveFrom w:id="1104" w:author="Stefan Duprey" w:date="2016-11-10T17:21:00Z"/>
          <w:rFonts w:eastAsia="Times New Roman" w:cs="Arial"/>
          <w:b/>
          <w:bCs/>
          <w:kern w:val="32"/>
          <w:sz w:val="32"/>
          <w:szCs w:val="32"/>
        </w:rPr>
      </w:pPr>
    </w:p>
    <w:p w14:paraId="5E499686" w14:textId="4413C705" w:rsidR="00373177" w:rsidDel="00F83975" w:rsidRDefault="00373177" w:rsidP="004A0AD9">
      <w:pPr>
        <w:rPr>
          <w:moveFrom w:id="1105" w:author="Stefan Duprey" w:date="2016-11-10T17:21:00Z"/>
          <w:rFonts w:eastAsia="Times New Roman" w:cs="Arial"/>
          <w:b/>
          <w:bCs/>
          <w:kern w:val="32"/>
          <w:sz w:val="32"/>
          <w:szCs w:val="32"/>
        </w:rPr>
      </w:pPr>
    </w:p>
    <w:p w14:paraId="482079A2" w14:textId="45C6F511" w:rsidR="00373177" w:rsidDel="00F83975" w:rsidRDefault="00373177" w:rsidP="004A0AD9">
      <w:pPr>
        <w:rPr>
          <w:moveFrom w:id="1106" w:author="Stefan Duprey" w:date="2016-11-10T17:21:00Z"/>
          <w:rFonts w:eastAsia="Times New Roman" w:cs="Arial"/>
          <w:b/>
          <w:bCs/>
          <w:kern w:val="32"/>
          <w:sz w:val="32"/>
          <w:szCs w:val="32"/>
        </w:rPr>
      </w:pPr>
    </w:p>
    <w:p w14:paraId="20E7055C" w14:textId="7CB45661" w:rsidR="00373177" w:rsidDel="00F83975" w:rsidRDefault="00373177" w:rsidP="004A0AD9">
      <w:pPr>
        <w:rPr>
          <w:moveFrom w:id="1107" w:author="Stefan Duprey" w:date="2016-11-10T17:21:00Z"/>
          <w:rFonts w:eastAsia="Times New Roman" w:cs="Arial"/>
          <w:b/>
          <w:bCs/>
          <w:kern w:val="32"/>
          <w:sz w:val="32"/>
          <w:szCs w:val="32"/>
        </w:rPr>
      </w:pPr>
    </w:p>
    <w:p w14:paraId="59C5552A" w14:textId="2D62B2D6" w:rsidR="00373177" w:rsidDel="00F83975" w:rsidRDefault="00373177" w:rsidP="004A0AD9">
      <w:pPr>
        <w:rPr>
          <w:moveFrom w:id="1108" w:author="Stefan Duprey" w:date="2016-11-10T17:21:00Z"/>
          <w:rFonts w:eastAsia="Times New Roman" w:cs="Arial"/>
          <w:b/>
          <w:bCs/>
          <w:kern w:val="32"/>
          <w:sz w:val="32"/>
          <w:szCs w:val="32"/>
        </w:rPr>
      </w:pPr>
    </w:p>
    <w:p w14:paraId="026115B0" w14:textId="724CD1A9" w:rsidR="00373177" w:rsidDel="00F83975" w:rsidRDefault="00CD1E45" w:rsidP="004A0AD9">
      <w:pPr>
        <w:rPr>
          <w:moveFrom w:id="1109" w:author="Stefan Duprey" w:date="2016-11-10T17:21:00Z"/>
          <w:rFonts w:eastAsia="Times New Roman" w:cs="Arial"/>
          <w:b/>
          <w:bCs/>
          <w:kern w:val="32"/>
          <w:sz w:val="32"/>
          <w:szCs w:val="32"/>
        </w:rPr>
      </w:pPr>
      <w:moveFrom w:id="1110"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4672" behindDoc="0" locked="0" layoutInCell="1" allowOverlap="1" wp14:anchorId="079C8C9C" wp14:editId="5F91F4D4">
              <wp:simplePos x="0" y="0"/>
              <wp:positionH relativeFrom="column">
                <wp:posOffset>1126490</wp:posOffset>
              </wp:positionH>
              <wp:positionV relativeFrom="paragraph">
                <wp:posOffset>252730</wp:posOffset>
              </wp:positionV>
              <wp:extent cx="4625340" cy="2771140"/>
              <wp:effectExtent l="0" t="0" r="3810" b="0"/>
              <wp:wrapTopAndBottom/>
              <wp:docPr id="62" name="Picture 62" descr="W:\OutputData\sduprey\NAR-326\PAPER_PICTURES\ALL\card_post_ranked_return\DJPRinsider-sellcard_post_ranked_retur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utputData\sduprey\NAR-326\PAPER_PICTURES\ALL\card_post_ranked_return\DJPRinsider-sellcard_post_ranked_return2best_volatility.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625340" cy="277114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6189A3DA" w14:textId="31908775" w:rsidR="00373177" w:rsidDel="00F83975" w:rsidRDefault="00CD1E45" w:rsidP="004A0AD9">
      <w:pPr>
        <w:rPr>
          <w:moveFrom w:id="1111" w:author="Stefan Duprey" w:date="2016-11-10T17:21:00Z"/>
          <w:rFonts w:eastAsia="Times New Roman" w:cs="Arial"/>
          <w:b/>
          <w:bCs/>
          <w:kern w:val="32"/>
          <w:sz w:val="32"/>
          <w:szCs w:val="32"/>
        </w:rPr>
      </w:pPr>
      <w:moveFrom w:id="1112" w:author="Stefan Duprey" w:date="2016-11-10T17:21:00Z">
        <w:r w:rsidDel="00F83975">
          <w:rPr>
            <w:rFonts w:eastAsia="Times New Roman" w:cs="Arial"/>
            <w:b/>
            <w:bCs/>
            <w:kern w:val="32"/>
            <w:sz w:val="32"/>
            <w:szCs w:val="32"/>
          </w:rPr>
          <w:t xml:space="preserve">   </w:t>
        </w:r>
      </w:moveFrom>
    </w:p>
    <w:p w14:paraId="785FD4C3" w14:textId="10A96B06" w:rsidR="00373177" w:rsidDel="00F83975" w:rsidRDefault="00373177" w:rsidP="004A0AD9">
      <w:pPr>
        <w:rPr>
          <w:moveFrom w:id="1113" w:author="Stefan Duprey" w:date="2016-11-10T17:21:00Z"/>
          <w:rFonts w:eastAsia="Times New Roman" w:cs="Arial"/>
          <w:b/>
          <w:bCs/>
          <w:kern w:val="32"/>
          <w:sz w:val="32"/>
          <w:szCs w:val="32"/>
        </w:rPr>
      </w:pPr>
    </w:p>
    <w:p w14:paraId="0F722345" w14:textId="4E7B7EA6" w:rsidR="00373177" w:rsidDel="00F83975" w:rsidRDefault="00373177" w:rsidP="004A0AD9">
      <w:pPr>
        <w:rPr>
          <w:moveFrom w:id="1114" w:author="Stefan Duprey" w:date="2016-11-10T17:21:00Z"/>
          <w:rFonts w:eastAsia="Times New Roman" w:cs="Arial"/>
          <w:b/>
          <w:bCs/>
          <w:kern w:val="32"/>
          <w:sz w:val="32"/>
          <w:szCs w:val="32"/>
        </w:rPr>
      </w:pPr>
    </w:p>
    <w:p w14:paraId="734E1DCD" w14:textId="2F2AE72E" w:rsidR="00CD1E45" w:rsidDel="00F83975" w:rsidRDefault="00E66DAE" w:rsidP="00CD1E45">
      <w:pPr>
        <w:rPr>
          <w:moveFrom w:id="1115" w:author="Stefan Duprey" w:date="2016-11-10T17:21:00Z"/>
          <w:rFonts w:eastAsia="Times New Roman" w:cs="Arial"/>
          <w:b/>
          <w:bCs/>
          <w:kern w:val="32"/>
          <w:sz w:val="32"/>
          <w:szCs w:val="32"/>
        </w:rPr>
      </w:pPr>
      <w:moveFrom w:id="1116" w:author="Stefan Duprey" w:date="2016-11-10T17:21:00Z">
        <w:r w:rsidDel="00F83975">
          <w:rPr>
            <w:rFonts w:eastAsia="Times New Roman" w:cs="Arial"/>
            <w:b/>
            <w:bCs/>
            <w:kern w:val="32"/>
            <w:sz w:val="32"/>
            <w:szCs w:val="32"/>
          </w:rPr>
          <w:t>Group</w:t>
        </w:r>
        <w:r w:rsidR="00CD1E45" w:rsidDel="00F83975">
          <w:rPr>
            <w:rFonts w:eastAsia="Times New Roman" w:cs="Arial"/>
            <w:b/>
            <w:bCs/>
            <w:kern w:val="32"/>
            <w:sz w:val="32"/>
            <w:szCs w:val="32"/>
          </w:rPr>
          <w:t xml:space="preserve"> Volatility:</w:t>
        </w:r>
      </w:moveFrom>
    </w:p>
    <w:p w14:paraId="7D327AF1" w14:textId="1BF3953F" w:rsidR="00373177" w:rsidDel="00F83975" w:rsidRDefault="00373177" w:rsidP="004A0AD9">
      <w:pPr>
        <w:rPr>
          <w:moveFrom w:id="1117" w:author="Stefan Duprey" w:date="2016-11-10T17:21:00Z"/>
          <w:rFonts w:eastAsia="Times New Roman" w:cs="Arial"/>
          <w:b/>
          <w:bCs/>
          <w:kern w:val="32"/>
          <w:sz w:val="32"/>
          <w:szCs w:val="32"/>
        </w:rPr>
      </w:pPr>
    </w:p>
    <w:p w14:paraId="14A37BBF" w14:textId="30FAAD36" w:rsidR="00373177" w:rsidDel="00F83975" w:rsidRDefault="00E66DAE" w:rsidP="004A0AD9">
      <w:pPr>
        <w:rPr>
          <w:moveFrom w:id="1118" w:author="Stefan Duprey" w:date="2016-11-10T17:21:00Z"/>
          <w:rFonts w:eastAsia="Times New Roman" w:cs="Arial"/>
          <w:b/>
          <w:bCs/>
          <w:kern w:val="32"/>
          <w:sz w:val="32"/>
          <w:szCs w:val="32"/>
        </w:rPr>
      </w:pPr>
      <w:moveFrom w:id="1119"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5696" behindDoc="0" locked="0" layoutInCell="1" allowOverlap="1" wp14:anchorId="38220F97" wp14:editId="0AB5315C">
              <wp:simplePos x="0" y="0"/>
              <wp:positionH relativeFrom="column">
                <wp:posOffset>435448</wp:posOffset>
              </wp:positionH>
              <wp:positionV relativeFrom="paragraph">
                <wp:posOffset>255920</wp:posOffset>
              </wp:positionV>
              <wp:extent cx="5943600" cy="3561715"/>
              <wp:effectExtent l="0" t="0" r="0" b="635"/>
              <wp:wrapTopAndBottom/>
              <wp:docPr id="257" name="Picture 257" descr="W:\OutputData\sduprey\NAR-326\PAPER_PICTURES\ALL\volatility_correction\PREMIUM_PACKsecurity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utputData\sduprey\NAR-326\PAPER_PICTURES\ALL\volatility_correction\PREMIUM_PACKsecurityvolatility_correction1best_volatility.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From>
    </w:p>
    <w:p w14:paraId="5ECEFC2B" w14:textId="3C278AD0" w:rsidR="00373177" w:rsidDel="00F83975" w:rsidRDefault="00373177" w:rsidP="004A0AD9">
      <w:pPr>
        <w:rPr>
          <w:moveFrom w:id="1120" w:author="Stefan Duprey" w:date="2016-11-10T17:21:00Z"/>
          <w:rFonts w:eastAsia="Times New Roman" w:cs="Arial"/>
          <w:b/>
          <w:bCs/>
          <w:kern w:val="32"/>
          <w:sz w:val="32"/>
          <w:szCs w:val="32"/>
        </w:rPr>
      </w:pPr>
    </w:p>
    <w:p w14:paraId="45ACD6C9" w14:textId="62E561AF" w:rsidR="00373177" w:rsidDel="00F83975" w:rsidRDefault="00E66DAE" w:rsidP="004A0AD9">
      <w:pPr>
        <w:rPr>
          <w:moveFrom w:id="1121" w:author="Stefan Duprey" w:date="2016-11-10T17:21:00Z"/>
          <w:rFonts w:eastAsia="Times New Roman" w:cs="Arial"/>
          <w:b/>
          <w:bCs/>
          <w:kern w:val="32"/>
          <w:sz w:val="32"/>
          <w:szCs w:val="32"/>
        </w:rPr>
      </w:pPr>
      <w:moveFrom w:id="1122"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6720" behindDoc="0" locked="0" layoutInCell="1" allowOverlap="1" wp14:anchorId="5246FA82" wp14:editId="07D22FD8">
              <wp:simplePos x="0" y="0"/>
              <wp:positionH relativeFrom="column">
                <wp:posOffset>297210</wp:posOffset>
              </wp:positionH>
              <wp:positionV relativeFrom="paragraph">
                <wp:posOffset>297609</wp:posOffset>
              </wp:positionV>
              <wp:extent cx="5943600" cy="3561715"/>
              <wp:effectExtent l="0" t="0" r="0" b="635"/>
              <wp:wrapTopAndBottom/>
              <wp:docPr id="270" name="Picture 270" descr="W:\OutputData\sduprey\NAR-326\PAPER_PICTURES\ALL\volatility_correction\DJPRequity-actions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utputData\sduprey\NAR-326\PAPER_PICTURES\ALL\volatility_correction\DJPRequity-actionsvolatility_correction1best_volatility.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From>
    </w:p>
    <w:p w14:paraId="12B8BCB5" w14:textId="52513782" w:rsidR="00373177" w:rsidDel="00F83975" w:rsidRDefault="00373177" w:rsidP="004A0AD9">
      <w:pPr>
        <w:rPr>
          <w:moveFrom w:id="1123" w:author="Stefan Duprey" w:date="2016-11-10T17:21:00Z"/>
          <w:rFonts w:eastAsia="Times New Roman" w:cs="Arial"/>
          <w:b/>
          <w:bCs/>
          <w:kern w:val="32"/>
          <w:sz w:val="32"/>
          <w:szCs w:val="32"/>
        </w:rPr>
      </w:pPr>
    </w:p>
    <w:p w14:paraId="0D573162" w14:textId="10CB63B3" w:rsidR="00373177" w:rsidDel="00F83975" w:rsidRDefault="00373177" w:rsidP="004A0AD9">
      <w:pPr>
        <w:rPr>
          <w:moveFrom w:id="1124" w:author="Stefan Duprey" w:date="2016-11-10T17:21:00Z"/>
          <w:rFonts w:eastAsia="Times New Roman" w:cs="Arial"/>
          <w:b/>
          <w:bCs/>
          <w:kern w:val="32"/>
          <w:sz w:val="32"/>
          <w:szCs w:val="32"/>
        </w:rPr>
      </w:pPr>
    </w:p>
    <w:p w14:paraId="684E8B41" w14:textId="65BC8BF6" w:rsidR="00373177" w:rsidDel="00F83975" w:rsidRDefault="00373177" w:rsidP="004A0AD9">
      <w:pPr>
        <w:rPr>
          <w:moveFrom w:id="1125" w:author="Stefan Duprey" w:date="2016-11-10T17:21:00Z"/>
          <w:rFonts w:eastAsia="Times New Roman" w:cs="Arial"/>
          <w:b/>
          <w:bCs/>
          <w:kern w:val="32"/>
          <w:sz w:val="32"/>
          <w:szCs w:val="32"/>
        </w:rPr>
      </w:pPr>
    </w:p>
    <w:p w14:paraId="28411D6C" w14:textId="2AD0290F" w:rsidR="00373177" w:rsidDel="00F83975" w:rsidRDefault="00E66DAE" w:rsidP="004A0AD9">
      <w:pPr>
        <w:rPr>
          <w:moveFrom w:id="1126" w:author="Stefan Duprey" w:date="2016-11-10T17:21:00Z"/>
          <w:rFonts w:eastAsia="Times New Roman" w:cs="Arial"/>
          <w:b/>
          <w:bCs/>
          <w:kern w:val="32"/>
          <w:sz w:val="32"/>
          <w:szCs w:val="32"/>
        </w:rPr>
      </w:pPr>
      <w:moveFrom w:id="1127"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7744" behindDoc="0" locked="0" layoutInCell="1" allowOverlap="1" wp14:anchorId="46953752" wp14:editId="5BF7E6E7">
              <wp:simplePos x="0" y="0"/>
              <wp:positionH relativeFrom="column">
                <wp:posOffset>176530</wp:posOffset>
              </wp:positionH>
              <wp:positionV relativeFrom="paragraph">
                <wp:posOffset>287655</wp:posOffset>
              </wp:positionV>
              <wp:extent cx="5734050" cy="3435985"/>
              <wp:effectExtent l="0" t="0" r="0" b="0"/>
              <wp:wrapTopAndBottom/>
              <wp:docPr id="272" name="Picture 272" descr="W:\OutputData\sduprey\NAR-326\PAPER_PICTURES\ALL\volatility_correction\PREMIUM_PACKexploration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utputData\sduprey\NAR-326\PAPER_PICTURES\ALL\volatility_correction\PREMIUM_PACKexplorationvolatility_correction1best_volatility.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405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651285C9" w14:textId="5D72A625" w:rsidR="00373177" w:rsidDel="00F83975" w:rsidRDefault="00373177" w:rsidP="004A0AD9">
      <w:pPr>
        <w:rPr>
          <w:moveFrom w:id="1128" w:author="Stefan Duprey" w:date="2016-11-10T17:21:00Z"/>
          <w:rFonts w:eastAsia="Times New Roman" w:cs="Arial"/>
          <w:b/>
          <w:bCs/>
          <w:kern w:val="32"/>
          <w:sz w:val="32"/>
          <w:szCs w:val="32"/>
        </w:rPr>
      </w:pPr>
    </w:p>
    <w:p w14:paraId="12A349C9" w14:textId="125CC98A" w:rsidR="00373177" w:rsidDel="00F83975" w:rsidRDefault="00373177" w:rsidP="004A0AD9">
      <w:pPr>
        <w:rPr>
          <w:moveFrom w:id="1129" w:author="Stefan Duprey" w:date="2016-11-10T17:21:00Z"/>
          <w:rFonts w:eastAsia="Times New Roman" w:cs="Arial"/>
          <w:b/>
          <w:bCs/>
          <w:kern w:val="32"/>
          <w:sz w:val="32"/>
          <w:szCs w:val="32"/>
        </w:rPr>
      </w:pPr>
    </w:p>
    <w:p w14:paraId="7E6E8CB7" w14:textId="0CAC5C6C" w:rsidR="00373177" w:rsidDel="00F83975" w:rsidRDefault="00373177" w:rsidP="004A0AD9">
      <w:pPr>
        <w:rPr>
          <w:moveFrom w:id="1130" w:author="Stefan Duprey" w:date="2016-11-10T17:21:00Z"/>
          <w:rFonts w:eastAsia="Times New Roman" w:cs="Arial"/>
          <w:b/>
          <w:bCs/>
          <w:kern w:val="32"/>
          <w:sz w:val="32"/>
          <w:szCs w:val="32"/>
        </w:rPr>
      </w:pPr>
    </w:p>
    <w:p w14:paraId="0E7162FF" w14:textId="016ADEAA" w:rsidR="00E66DAE" w:rsidDel="00F83975" w:rsidRDefault="00E66DAE" w:rsidP="00E66DAE">
      <w:pPr>
        <w:rPr>
          <w:moveFrom w:id="1131" w:author="Stefan Duprey" w:date="2016-11-10T17:21:00Z"/>
          <w:rFonts w:eastAsia="Times New Roman" w:cs="Arial"/>
          <w:b/>
          <w:bCs/>
          <w:kern w:val="32"/>
          <w:sz w:val="32"/>
          <w:szCs w:val="32"/>
        </w:rPr>
      </w:pPr>
      <w:moveFrom w:id="1132"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8768" behindDoc="0" locked="0" layoutInCell="1" allowOverlap="1" wp14:anchorId="147048D0" wp14:editId="09378A8B">
              <wp:simplePos x="0" y="0"/>
              <wp:positionH relativeFrom="margin">
                <wp:posOffset>553336</wp:posOffset>
              </wp:positionH>
              <wp:positionV relativeFrom="paragraph">
                <wp:posOffset>377205</wp:posOffset>
              </wp:positionV>
              <wp:extent cx="5124450" cy="3070860"/>
              <wp:effectExtent l="0" t="0" r="0" b="0"/>
              <wp:wrapTopAndBottom/>
              <wp:docPr id="273" name="Picture 273" descr="W:\OutputData\sduprey\NAR-326\PAPER_PICTURES\ALL\volatility_correction\DJPRtrading-resumed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utputData\sduprey\NAR-326\PAPER_PICTURES\ALL\volatility_correction\DJPRtrading-resumedvolatility_correction1best_volatility.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124450" cy="3070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Del="00F83975">
          <w:rPr>
            <w:rFonts w:eastAsia="Times New Roman" w:cs="Arial"/>
            <w:b/>
            <w:bCs/>
            <w:kern w:val="32"/>
            <w:sz w:val="32"/>
            <w:szCs w:val="32"/>
          </w:rPr>
          <w:t>Category Volatility:</w:t>
        </w:r>
      </w:moveFrom>
    </w:p>
    <w:p w14:paraId="4D3A4803" w14:textId="7BECD807" w:rsidR="00373177" w:rsidDel="00F83975" w:rsidRDefault="00373177" w:rsidP="004A0AD9">
      <w:pPr>
        <w:rPr>
          <w:moveFrom w:id="1133" w:author="Stefan Duprey" w:date="2016-11-10T17:21:00Z"/>
          <w:rFonts w:eastAsia="Times New Roman" w:cs="Arial"/>
          <w:b/>
          <w:bCs/>
          <w:kern w:val="32"/>
          <w:sz w:val="32"/>
          <w:szCs w:val="32"/>
        </w:rPr>
      </w:pPr>
    </w:p>
    <w:p w14:paraId="4FE982B7" w14:textId="52183786" w:rsidR="00373177" w:rsidDel="00F83975" w:rsidRDefault="0037252E" w:rsidP="004A0AD9">
      <w:pPr>
        <w:rPr>
          <w:moveFrom w:id="1134" w:author="Stefan Duprey" w:date="2016-11-10T17:21:00Z"/>
          <w:rFonts w:eastAsia="Times New Roman" w:cs="Arial"/>
          <w:b/>
          <w:bCs/>
          <w:kern w:val="32"/>
          <w:sz w:val="32"/>
          <w:szCs w:val="32"/>
        </w:rPr>
      </w:pPr>
      <w:moveFrom w:id="1135"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12864" behindDoc="0" locked="0" layoutInCell="1" allowOverlap="1" wp14:anchorId="0F3B1349" wp14:editId="58D79DD6">
              <wp:simplePos x="0" y="0"/>
              <wp:positionH relativeFrom="column">
                <wp:posOffset>74000</wp:posOffset>
              </wp:positionH>
              <wp:positionV relativeFrom="paragraph">
                <wp:posOffset>383599</wp:posOffset>
              </wp:positionV>
              <wp:extent cx="5943600" cy="3561715"/>
              <wp:effectExtent l="0" t="0" r="0" b="635"/>
              <wp:wrapTopAndBottom/>
              <wp:docPr id="280" name="Picture 280" descr="W:\OutputData\sduprey\NAR-326\PAPER_PICTURES\ALL\volatility_correction\DJPRrights-issuevolatility_correction3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utputData\sduprey\NAR-326\PAPER_PICTURES\ALL\volatility_correction\DJPRrights-issuevolatility_correction3best_volatility.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From>
    </w:p>
    <w:p w14:paraId="4C488856" w14:textId="24FC8000" w:rsidR="00373177" w:rsidDel="00F83975" w:rsidRDefault="00373177" w:rsidP="004A0AD9">
      <w:pPr>
        <w:rPr>
          <w:moveFrom w:id="1136" w:author="Stefan Duprey" w:date="2016-11-10T17:21:00Z"/>
          <w:rFonts w:eastAsia="Times New Roman" w:cs="Arial"/>
          <w:b/>
          <w:bCs/>
          <w:kern w:val="32"/>
          <w:sz w:val="32"/>
          <w:szCs w:val="32"/>
        </w:rPr>
      </w:pPr>
    </w:p>
    <w:p w14:paraId="15A32DA0" w14:textId="05C74803" w:rsidR="00373177" w:rsidDel="00F83975" w:rsidRDefault="00373177" w:rsidP="004A0AD9">
      <w:pPr>
        <w:rPr>
          <w:moveFrom w:id="1137" w:author="Stefan Duprey" w:date="2016-11-10T17:21:00Z"/>
          <w:rFonts w:eastAsia="Times New Roman" w:cs="Arial"/>
          <w:b/>
          <w:bCs/>
          <w:kern w:val="32"/>
          <w:sz w:val="32"/>
          <w:szCs w:val="32"/>
        </w:rPr>
      </w:pPr>
    </w:p>
    <w:p w14:paraId="301A198F" w14:textId="4512D800" w:rsidR="00373177" w:rsidDel="00F83975" w:rsidRDefault="00E66DAE" w:rsidP="004A0AD9">
      <w:pPr>
        <w:rPr>
          <w:moveFrom w:id="1138" w:author="Stefan Duprey" w:date="2016-11-10T17:21:00Z"/>
          <w:rFonts w:eastAsia="Times New Roman" w:cs="Arial"/>
          <w:b/>
          <w:bCs/>
          <w:kern w:val="32"/>
          <w:sz w:val="32"/>
          <w:szCs w:val="32"/>
        </w:rPr>
      </w:pPr>
      <w:moveFrom w:id="1139"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11840" behindDoc="0" locked="0" layoutInCell="1" allowOverlap="1" wp14:anchorId="48B7037D" wp14:editId="1226043C">
              <wp:simplePos x="0" y="0"/>
              <wp:positionH relativeFrom="column">
                <wp:posOffset>73926</wp:posOffset>
              </wp:positionH>
              <wp:positionV relativeFrom="paragraph">
                <wp:posOffset>456816</wp:posOffset>
              </wp:positionV>
              <wp:extent cx="5943600" cy="3561715"/>
              <wp:effectExtent l="0" t="0" r="0" b="635"/>
              <wp:wrapTopAndBottom/>
              <wp:docPr id="279" name="Picture 279" descr="W:\OutputData\sduprey\NAR-326\PAPER_PICTURES\ALL\volatility_correction\PREMIUM_PACKcyber-attacks-hackervolatility_correction2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utputData\sduprey\NAR-326\PAPER_PICTURES\ALL\volatility_correction\PREMIUM_PACKcyber-attacks-hackervolatility_correction2best_volatility.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anchor>
          </w:drawing>
        </w:r>
      </w:moveFrom>
    </w:p>
    <w:p w14:paraId="11FE5AF6" w14:textId="03D390C4" w:rsidR="00373177" w:rsidDel="00F83975" w:rsidRDefault="00373177" w:rsidP="004A0AD9">
      <w:pPr>
        <w:rPr>
          <w:moveFrom w:id="1140" w:author="Stefan Duprey" w:date="2016-11-10T17:21:00Z"/>
          <w:rFonts w:eastAsia="Times New Roman" w:cs="Arial"/>
          <w:b/>
          <w:bCs/>
          <w:kern w:val="32"/>
          <w:sz w:val="32"/>
          <w:szCs w:val="32"/>
        </w:rPr>
      </w:pPr>
    </w:p>
    <w:p w14:paraId="1D814C0E" w14:textId="5B595571" w:rsidR="00373177" w:rsidDel="00F83975" w:rsidRDefault="0037252E" w:rsidP="004A0AD9">
      <w:pPr>
        <w:rPr>
          <w:moveFrom w:id="1141" w:author="Stefan Duprey" w:date="2016-11-10T17:21:00Z"/>
          <w:rFonts w:eastAsia="Times New Roman" w:cs="Arial"/>
          <w:b/>
          <w:bCs/>
          <w:kern w:val="32"/>
          <w:sz w:val="32"/>
          <w:szCs w:val="32"/>
        </w:rPr>
      </w:pPr>
      <w:moveFrom w:id="1142" w:author="Stefan Duprey" w:date="2016-11-10T17:21:00Z">
        <w:r w:rsidDel="00F83975">
          <w:rPr>
            <w:rFonts w:eastAsia="Times New Roman" w:cs="Arial"/>
            <w:b/>
            <w:bCs/>
            <w:noProof/>
            <w:kern w:val="32"/>
            <w:sz w:val="32"/>
            <w:szCs w:val="32"/>
            <w:lang w:val="es-ES" w:eastAsia="es-ES"/>
          </w:rPr>
          <w:drawing>
            <wp:anchor distT="0" distB="0" distL="114300" distR="114300" simplePos="0" relativeHeight="251809792" behindDoc="0" locked="0" layoutInCell="1" allowOverlap="1" wp14:anchorId="73E0B2BB" wp14:editId="29762172">
              <wp:simplePos x="0" y="0"/>
              <wp:positionH relativeFrom="margin">
                <wp:align>right</wp:align>
              </wp:positionH>
              <wp:positionV relativeFrom="paragraph">
                <wp:posOffset>430618</wp:posOffset>
              </wp:positionV>
              <wp:extent cx="6014720" cy="3604260"/>
              <wp:effectExtent l="0" t="0" r="5080" b="0"/>
              <wp:wrapTopAndBottom/>
              <wp:docPr id="275" name="Picture 275" descr="W:\OutputData\sduprey\NAR-326\PAPER_PICTURES\ALL\volatility_correction\PREMIUM_PACKdrillingvolatility_correction1best_vola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utputData\sduprey\NAR-326\PAPER_PICTURES\ALL\volatility_correction\PREMIUM_PACKdrillingvolatility_correction1best_volatility.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014720" cy="3604260"/>
                      </a:xfrm>
                      <a:prstGeom prst="rect">
                        <a:avLst/>
                      </a:prstGeom>
                      <a:noFill/>
                      <a:ln>
                        <a:noFill/>
                      </a:ln>
                    </pic:spPr>
                  </pic:pic>
                </a:graphicData>
              </a:graphic>
              <wp14:sizeRelH relativeFrom="margin">
                <wp14:pctWidth>0</wp14:pctWidth>
              </wp14:sizeRelH>
              <wp14:sizeRelV relativeFrom="margin">
                <wp14:pctHeight>0</wp14:pctHeight>
              </wp14:sizeRelV>
            </wp:anchor>
          </w:drawing>
        </w:r>
      </w:moveFrom>
    </w:p>
    <w:p w14:paraId="044F8364" w14:textId="1137D684" w:rsidR="00373177" w:rsidDel="00F83975" w:rsidRDefault="00373177" w:rsidP="004A0AD9">
      <w:pPr>
        <w:rPr>
          <w:moveFrom w:id="1143" w:author="Stefan Duprey" w:date="2016-11-10T17:21:00Z"/>
          <w:rFonts w:eastAsia="Times New Roman" w:cs="Arial"/>
          <w:b/>
          <w:bCs/>
          <w:kern w:val="32"/>
          <w:sz w:val="32"/>
          <w:szCs w:val="32"/>
        </w:rPr>
      </w:pPr>
    </w:p>
    <w:p w14:paraId="79703FAF" w14:textId="262D4712" w:rsidR="00373177" w:rsidDel="00F83975" w:rsidRDefault="00373177" w:rsidP="004A0AD9">
      <w:pPr>
        <w:rPr>
          <w:moveFrom w:id="1144" w:author="Stefan Duprey" w:date="2016-11-10T17:21:00Z"/>
          <w:rFonts w:eastAsia="Times New Roman" w:cs="Arial"/>
          <w:b/>
          <w:bCs/>
          <w:kern w:val="32"/>
          <w:sz w:val="32"/>
          <w:szCs w:val="32"/>
        </w:rPr>
      </w:pPr>
    </w:p>
    <w:p w14:paraId="62480ACB" w14:textId="320C421A" w:rsidR="00373177" w:rsidDel="00F83975" w:rsidRDefault="00373177" w:rsidP="004A0AD9">
      <w:pPr>
        <w:rPr>
          <w:moveFrom w:id="1145" w:author="Stefan Duprey" w:date="2016-11-10T17:21:00Z"/>
          <w:rFonts w:eastAsia="Times New Roman" w:cs="Arial"/>
          <w:b/>
          <w:bCs/>
          <w:kern w:val="32"/>
          <w:sz w:val="32"/>
          <w:szCs w:val="32"/>
        </w:rPr>
      </w:pPr>
    </w:p>
    <w:p w14:paraId="00D2EF15" w14:textId="1B509AA4" w:rsidR="00373177" w:rsidDel="00F83975" w:rsidRDefault="00373177" w:rsidP="004A0AD9">
      <w:pPr>
        <w:rPr>
          <w:moveFrom w:id="1146" w:author="Stefan Duprey" w:date="2016-11-10T17:21:00Z"/>
          <w:rFonts w:eastAsia="Times New Roman" w:cs="Arial"/>
          <w:b/>
          <w:bCs/>
          <w:kern w:val="32"/>
          <w:sz w:val="32"/>
          <w:szCs w:val="32"/>
        </w:rPr>
      </w:pPr>
    </w:p>
    <w:p w14:paraId="372AAA3B" w14:textId="7E494C15" w:rsidR="00373177" w:rsidDel="00F83975" w:rsidRDefault="00373177" w:rsidP="004A0AD9">
      <w:pPr>
        <w:rPr>
          <w:moveFrom w:id="1147" w:author="Stefan Duprey" w:date="2016-11-10T17:21:00Z"/>
          <w:rFonts w:eastAsia="Times New Roman" w:cs="Arial"/>
          <w:b/>
          <w:bCs/>
          <w:kern w:val="32"/>
          <w:sz w:val="32"/>
          <w:szCs w:val="32"/>
        </w:rPr>
      </w:pPr>
    </w:p>
    <w:p w14:paraId="7AD17CB6" w14:textId="5CF8BEE8" w:rsidR="00373177" w:rsidDel="00F83975" w:rsidRDefault="00373177" w:rsidP="004A0AD9">
      <w:pPr>
        <w:rPr>
          <w:moveFrom w:id="1148" w:author="Stefan Duprey" w:date="2016-11-10T17:21:00Z"/>
          <w:rFonts w:eastAsia="Times New Roman" w:cs="Arial"/>
          <w:b/>
          <w:bCs/>
          <w:kern w:val="32"/>
          <w:sz w:val="32"/>
          <w:szCs w:val="32"/>
        </w:rPr>
      </w:pPr>
    </w:p>
    <w:p w14:paraId="51AA5145" w14:textId="4DC0BF18" w:rsidR="00373177" w:rsidDel="00F83975" w:rsidRDefault="00373177" w:rsidP="004A0AD9">
      <w:pPr>
        <w:rPr>
          <w:moveFrom w:id="1149" w:author="Stefan Duprey" w:date="2016-11-10T17:21:00Z"/>
          <w:rFonts w:eastAsia="Times New Roman" w:cs="Arial"/>
          <w:b/>
          <w:bCs/>
          <w:kern w:val="32"/>
          <w:sz w:val="32"/>
          <w:szCs w:val="32"/>
        </w:rPr>
      </w:pPr>
    </w:p>
    <w:p w14:paraId="0DFCA75A" w14:textId="766FDC60" w:rsidR="00373177" w:rsidDel="00F83975" w:rsidRDefault="00373177" w:rsidP="004A0AD9">
      <w:pPr>
        <w:rPr>
          <w:moveFrom w:id="1150" w:author="Stefan Duprey" w:date="2016-11-10T17:21:00Z"/>
          <w:rFonts w:eastAsia="Times New Roman" w:cs="Arial"/>
          <w:b/>
          <w:bCs/>
          <w:kern w:val="32"/>
          <w:sz w:val="32"/>
          <w:szCs w:val="32"/>
        </w:rPr>
      </w:pPr>
    </w:p>
    <w:p w14:paraId="30ACCEA9" w14:textId="3C6634DA" w:rsidR="00373177" w:rsidDel="00F83975" w:rsidRDefault="00373177" w:rsidP="004A0AD9">
      <w:pPr>
        <w:rPr>
          <w:moveFrom w:id="1151" w:author="Stefan Duprey" w:date="2016-11-10T17:21:00Z"/>
          <w:rFonts w:eastAsia="Times New Roman" w:cs="Arial"/>
          <w:b/>
          <w:bCs/>
          <w:kern w:val="32"/>
          <w:sz w:val="32"/>
          <w:szCs w:val="32"/>
        </w:rPr>
      </w:pPr>
    </w:p>
    <w:p w14:paraId="7080EE40" w14:textId="38067147" w:rsidR="00373177" w:rsidDel="00F83975" w:rsidRDefault="00373177" w:rsidP="004A0AD9">
      <w:pPr>
        <w:rPr>
          <w:moveFrom w:id="1152" w:author="Stefan Duprey" w:date="2016-11-10T17:21:00Z"/>
          <w:rFonts w:eastAsia="Times New Roman" w:cs="Arial"/>
          <w:b/>
          <w:bCs/>
          <w:kern w:val="32"/>
          <w:sz w:val="32"/>
          <w:szCs w:val="32"/>
        </w:rPr>
      </w:pPr>
    </w:p>
    <w:p w14:paraId="1D410AAF" w14:textId="6A3481B7" w:rsidR="00373177" w:rsidDel="00F83975" w:rsidRDefault="00373177" w:rsidP="004A0AD9">
      <w:pPr>
        <w:rPr>
          <w:moveFrom w:id="1153" w:author="Stefan Duprey" w:date="2016-11-10T17:21:00Z"/>
          <w:rFonts w:eastAsia="Times New Roman" w:cs="Arial"/>
          <w:b/>
          <w:bCs/>
          <w:kern w:val="32"/>
          <w:sz w:val="32"/>
          <w:szCs w:val="32"/>
        </w:rPr>
      </w:pPr>
    </w:p>
    <w:p w14:paraId="634391BF" w14:textId="7B6129E9" w:rsidR="00373177" w:rsidDel="00F83975" w:rsidRDefault="00373177" w:rsidP="004A0AD9">
      <w:pPr>
        <w:rPr>
          <w:moveFrom w:id="1154" w:author="Stefan Duprey" w:date="2016-11-10T17:21:00Z"/>
          <w:rFonts w:eastAsia="Times New Roman" w:cs="Arial"/>
          <w:b/>
          <w:bCs/>
          <w:kern w:val="32"/>
          <w:sz w:val="32"/>
          <w:szCs w:val="32"/>
        </w:rPr>
      </w:pPr>
    </w:p>
    <w:p w14:paraId="323B32BD" w14:textId="5991C714" w:rsidR="00373177" w:rsidDel="00F83975" w:rsidRDefault="00373177" w:rsidP="004A0AD9">
      <w:pPr>
        <w:rPr>
          <w:moveFrom w:id="1155" w:author="Stefan Duprey" w:date="2016-11-10T17:21:00Z"/>
          <w:rFonts w:eastAsia="Times New Roman" w:cs="Arial"/>
          <w:b/>
          <w:bCs/>
          <w:kern w:val="32"/>
          <w:sz w:val="32"/>
          <w:szCs w:val="32"/>
        </w:rPr>
      </w:pPr>
    </w:p>
    <w:moveFromRangeEnd w:id="982"/>
    <w:p w14:paraId="24165B26" w14:textId="7D83FC7D" w:rsidR="00373177" w:rsidDel="005E7513" w:rsidRDefault="00373177" w:rsidP="004A0AD9">
      <w:pPr>
        <w:rPr>
          <w:del w:id="1156" w:author="Stefan Duprey" w:date="2016-11-10T17:50:00Z"/>
          <w:rFonts w:eastAsia="Times New Roman" w:cs="Arial"/>
          <w:b/>
          <w:bCs/>
          <w:kern w:val="32"/>
          <w:sz w:val="32"/>
          <w:szCs w:val="32"/>
        </w:rPr>
      </w:pPr>
    </w:p>
    <w:p w14:paraId="08B37628" w14:textId="6DF75A08" w:rsidR="00373177" w:rsidDel="005E7513" w:rsidRDefault="00373177" w:rsidP="004A0AD9">
      <w:pPr>
        <w:rPr>
          <w:del w:id="1157" w:author="Stefan Duprey" w:date="2016-11-10T17:50:00Z"/>
          <w:rFonts w:eastAsia="Times New Roman" w:cs="Arial"/>
          <w:b/>
          <w:bCs/>
          <w:kern w:val="32"/>
          <w:sz w:val="32"/>
          <w:szCs w:val="32"/>
        </w:rPr>
      </w:pPr>
    </w:p>
    <w:p w14:paraId="67C89C98" w14:textId="5F005E7E" w:rsidR="00373177" w:rsidDel="005E7513" w:rsidRDefault="00373177" w:rsidP="004A0AD9">
      <w:pPr>
        <w:rPr>
          <w:del w:id="1158" w:author="Stefan Duprey" w:date="2016-11-10T17:50:00Z"/>
          <w:rFonts w:eastAsia="Times New Roman" w:cs="Arial"/>
          <w:b/>
          <w:bCs/>
          <w:kern w:val="32"/>
          <w:sz w:val="32"/>
          <w:szCs w:val="32"/>
        </w:rPr>
      </w:pPr>
    </w:p>
    <w:p w14:paraId="162C58AD" w14:textId="0C547E5C" w:rsidR="00373177" w:rsidDel="005E7513" w:rsidRDefault="00373177" w:rsidP="004A0AD9">
      <w:pPr>
        <w:rPr>
          <w:del w:id="1159" w:author="Stefan Duprey" w:date="2016-11-10T17:50:00Z"/>
          <w:rFonts w:eastAsia="Times New Roman" w:cs="Arial"/>
          <w:b/>
          <w:bCs/>
          <w:kern w:val="32"/>
          <w:sz w:val="32"/>
          <w:szCs w:val="32"/>
        </w:rPr>
      </w:pPr>
    </w:p>
    <w:p w14:paraId="3E529613" w14:textId="2B003162" w:rsidR="00373177" w:rsidDel="005E7513" w:rsidRDefault="00373177" w:rsidP="004A0AD9">
      <w:pPr>
        <w:rPr>
          <w:del w:id="1160" w:author="Stefan Duprey" w:date="2016-11-10T17:50:00Z"/>
          <w:rFonts w:eastAsia="Times New Roman" w:cs="Arial"/>
          <w:b/>
          <w:bCs/>
          <w:kern w:val="32"/>
          <w:sz w:val="32"/>
          <w:szCs w:val="32"/>
        </w:rPr>
      </w:pPr>
    </w:p>
    <w:p w14:paraId="01543DB5" w14:textId="678D84BB" w:rsidR="00373177" w:rsidRDefault="00373177" w:rsidP="004A0AD9">
      <w:pPr>
        <w:rPr>
          <w:rFonts w:eastAsia="Times New Roman" w:cs="Arial"/>
          <w:b/>
          <w:bCs/>
          <w:kern w:val="32"/>
          <w:sz w:val="32"/>
          <w:szCs w:val="32"/>
        </w:rPr>
      </w:pPr>
    </w:p>
    <w:p w14:paraId="6AC0FECF" w14:textId="77777777" w:rsidR="004A0AD9" w:rsidRPr="008A3D6E" w:rsidRDefault="004A0AD9" w:rsidP="004A0AD9">
      <w:pPr>
        <w:pStyle w:val="Heading2"/>
        <w:rPr>
          <w:rFonts w:cstheme="minorHAnsi"/>
        </w:rPr>
      </w:pPr>
      <w:r w:rsidRPr="008A3D6E">
        <w:rPr>
          <w:rFonts w:cstheme="minorHAnsi"/>
        </w:rPr>
        <w:lastRenderedPageBreak/>
        <w:t>Terms of Use</w:t>
      </w:r>
    </w:p>
    <w:p w14:paraId="08FC2976" w14:textId="77777777" w:rsidR="004A0AD9" w:rsidRPr="008A3D6E" w:rsidRDefault="004A0AD9" w:rsidP="004A0AD9">
      <w:pPr>
        <w:spacing w:line="340" w:lineRule="exact"/>
        <w:rPr>
          <w:rFonts w:cstheme="minorHAnsi"/>
          <w:sz w:val="22"/>
        </w:rPr>
      </w:pPr>
      <w:r w:rsidRPr="008A3D6E">
        <w:rPr>
          <w:rFonts w:cstheme="minorHAnsi"/>
          <w:sz w:val="22"/>
        </w:rPr>
        <w:t>This White Paper is not intended for trading purposes. The White Paper is not appropriate for the purposes of making a decision to carry out a transaction or trade. Nor does it provide any form of advice (investment, tax, legal) amounting to investment advice, or make any recommendations regarding particular financial instruments, investments or products. RavenPack may discontinue or change the White Paper content at any time, without notice. RavenPack does not guarantee or warrant the accuracy, completeness or timeliness of the White Paper</w:t>
      </w:r>
    </w:p>
    <w:p w14:paraId="4CCF5AAD" w14:textId="77777777" w:rsidR="004A0AD9" w:rsidRPr="008A3D6E" w:rsidRDefault="004A0AD9" w:rsidP="004A0AD9">
      <w:pPr>
        <w:spacing w:line="340" w:lineRule="exact"/>
        <w:rPr>
          <w:rFonts w:cstheme="minorHAnsi"/>
          <w:sz w:val="22"/>
        </w:rPr>
      </w:pPr>
    </w:p>
    <w:p w14:paraId="49D66B46" w14:textId="77777777" w:rsidR="004A0AD9" w:rsidRPr="008A3D6E" w:rsidRDefault="004A0AD9" w:rsidP="004A0AD9">
      <w:pPr>
        <w:spacing w:line="340" w:lineRule="exact"/>
        <w:rPr>
          <w:rFonts w:cstheme="minorHAnsi"/>
          <w:sz w:val="22"/>
        </w:rPr>
      </w:pPr>
      <w:r w:rsidRPr="008A3D6E">
        <w:rPr>
          <w:rFonts w:cstheme="minorHAnsi"/>
          <w:sz w:val="22"/>
        </w:rPr>
        <w:t xml:space="preserve">You may not post any content from this White Paper to forums, websites, newsgroups, mail lists, electronic bulletin boards, or other services, without the prior written consent of RavenPack. To request consent for this and other matters, you may contact RavenPack at </w:t>
      </w:r>
      <w:hyperlink r:id="rId111" w:history="1">
        <w:r>
          <w:rPr>
            <w:rStyle w:val="Hyperlink"/>
            <w:rFonts w:cstheme="minorHAnsi"/>
            <w:sz w:val="22"/>
          </w:rPr>
          <w:t>research</w:t>
        </w:r>
        <w:r w:rsidRPr="008A3D6E">
          <w:rPr>
            <w:rStyle w:val="Hyperlink"/>
            <w:rFonts w:cstheme="minorHAnsi"/>
            <w:sz w:val="22"/>
          </w:rPr>
          <w:t>@ravenpack.com</w:t>
        </w:r>
      </w:hyperlink>
      <w:r w:rsidRPr="008A3D6E">
        <w:rPr>
          <w:rFonts w:cstheme="minorHAnsi"/>
          <w:sz w:val="22"/>
        </w:rPr>
        <w:t>.</w:t>
      </w:r>
    </w:p>
    <w:p w14:paraId="41DE40C2" w14:textId="77777777" w:rsidR="004A0AD9" w:rsidRPr="008A3D6E" w:rsidRDefault="004A0AD9" w:rsidP="004A0AD9">
      <w:pPr>
        <w:spacing w:line="340" w:lineRule="exact"/>
        <w:rPr>
          <w:rFonts w:cstheme="minorHAnsi"/>
          <w:sz w:val="22"/>
        </w:rPr>
      </w:pPr>
    </w:p>
    <w:p w14:paraId="066734A3" w14:textId="77777777" w:rsidR="004A0AD9" w:rsidRPr="008A3D6E" w:rsidRDefault="004A0AD9" w:rsidP="004A0AD9">
      <w:pPr>
        <w:spacing w:line="340" w:lineRule="exact"/>
        <w:rPr>
          <w:rFonts w:cstheme="minorHAnsi"/>
          <w:sz w:val="22"/>
        </w:rPr>
      </w:pPr>
      <w:r w:rsidRPr="008A3D6E">
        <w:rPr>
          <w:rFonts w:cstheme="minorHAnsi"/>
          <w:sz w:val="22"/>
        </w:rPr>
        <w:t>THE WHITE PAPER IS PROVIDED “AS IS”, WITHOUT ANY WARRANTIES. RAVENPACK AND ITS AFFILIATES, AGENTS AND LICENSORS CANNOT AND DO NOT WARRANT THE ACCURACY, COMPLETENESS, CURRENTNESS, TIMELINESS, NONINFRINGEMENT, TITLE, MERCHANTABILITY OR FITNESS FOR A PARTICULAR PURPOSE OF THE WHITE PAPER, AND RAVENPACK HEREBY DISCLAIMS ANY SUCH EXPRESS OR IMPLIED WARRANTIES. NEITHER RAVENPACK NOR ANY OF ITS AFFILIATES, AGENTS OR LICENSORS SHALL BE LIABLE TO YOU OR ANYONE ELSE FOR ANY LOSS OR INJURY, OTHER THAN DEATH OR PERSONAL INJURY RESULTING DIRECTLY FROM USE OF THE WHITE PAPER, CAUSED IN WHOLE OR PART BY ITS NEGLIGENCE OR CONTINGENCIES BEYOND ITS CONTROL IN PROCURING, COMPILING, INTERPRETING, REPORTING OR DELIVERING THE WHITE PAPER. IN NO EVENT WILL RAVENPACK, ITS AFFILIATES, AGENTS OR LICENSORS BE LIABLE TO YOU OR ANYONE ELSE FOR ANY DECISION MADE OR ACTION TAKEN BY YOU IN RELIANCE ON SUCH WHITE PAPER. RAVENPACK AND ITS AFFILIATES, AGENTS AND LICENSORS SHALL NOT BE LIABLE TO YOU OR ANYONE ELSE FOR ANY DAMAGES (INCLUDING, WITHOUT LIMITATION, CONSEQUENTIAL, SPECIAL, INCIDENTAL, INDIRECT, OR SIMILAR DAMAGES), OTHER THAN DIRECT DAMAGES, EVEN IF ADVISED OF THE POSSIBILITY OF SUCH DAMAGES. IN NO EVENT SHALL THE LIABILITY OF RAVENPACK, ITS AFFILIATES, AGENTS AND LICENSORS ARISING OUT OF ANY CLAIM RELATED TO THIS AGREEMENT EXCEED THE AGGREGATE AMOUNT PAID BY YOU FOR THE WHITE PAPER</w:t>
      </w:r>
      <w:r>
        <w:rPr>
          <w:rFonts w:cstheme="minorHAnsi"/>
          <w:sz w:val="22"/>
        </w:rPr>
        <w:t xml:space="preserve">. </w:t>
      </w:r>
      <w:r w:rsidRPr="008A3D6E">
        <w:rPr>
          <w:rFonts w:cstheme="minorHAnsi"/>
          <w:sz w:val="22"/>
        </w:rPr>
        <w:t>JURISDICTIONS DO NOT ALLOW THE EXCLUSION OR LIMITATION OF LIABILITY FOR DAMAGES OR THE EXCLUSION OF CERTAIN TYPES OF WARRANTIES, PARTS OR ALL OF THE ABOVE LIMITATION MAY NOT APPLY TO YOU.</w:t>
      </w:r>
    </w:p>
    <w:p w14:paraId="405B02BE" w14:textId="77777777" w:rsidR="004A0AD9" w:rsidRPr="008A3D6E" w:rsidRDefault="004A0AD9" w:rsidP="004A0AD9">
      <w:pPr>
        <w:spacing w:line="340" w:lineRule="exact"/>
        <w:rPr>
          <w:rFonts w:cstheme="minorHAnsi"/>
          <w:sz w:val="22"/>
        </w:rPr>
      </w:pPr>
    </w:p>
    <w:p w14:paraId="23D35A7B" w14:textId="7FF5F20A" w:rsidR="00350ABB" w:rsidRDefault="004A0AD9" w:rsidP="00AC36CD">
      <w:pPr>
        <w:spacing w:line="340" w:lineRule="exact"/>
      </w:pPr>
      <w:r w:rsidRPr="008A3D6E">
        <w:rPr>
          <w:rFonts w:cstheme="minorHAnsi"/>
          <w:sz w:val="22"/>
        </w:rPr>
        <w:t>These Terms of Use, your rights and obligations, and all actions contemplated by these Terms of Use will be governed by the laws of New York, NY, USA and You and RavenPack agree to submit to the exclusive jurisdiction of the New York Courts. If any provision in these Terms of Use is invalid or unenforceable under applicable law, the remaining provisions will continue in full force and effect, and the invalid or unenforceable provision will be deemed superseded by a valid, enforceable provision that most closely matches the intent of the original provision.</w:t>
      </w:r>
    </w:p>
    <w:sectPr w:rsidR="00350ABB" w:rsidSect="00CA4C73">
      <w:headerReference w:type="default" r:id="rId112"/>
      <w:footerReference w:type="default" r:id="rId113"/>
      <w:headerReference w:type="first" r:id="rId114"/>
      <w:pgSz w:w="12240" w:h="15840" w:code="1"/>
      <w:pgMar w:top="1296" w:right="1440" w:bottom="1008" w:left="1440" w:header="446" w:footer="29"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Peter Hafez" w:date="2016-11-10T15:04:00Z" w:initials="PH">
    <w:p w14:paraId="51790964" w14:textId="4155EB71" w:rsidR="00AF257B" w:rsidRDefault="00AF257B">
      <w:pPr>
        <w:pStyle w:val="CommentText"/>
      </w:pPr>
      <w:r>
        <w:rPr>
          <w:rStyle w:val="CommentReference"/>
        </w:rPr>
        <w:annotationRef/>
      </w:r>
      <w:r>
        <w:t>Would be good to add some academic references as well</w:t>
      </w:r>
    </w:p>
  </w:comment>
  <w:comment w:id="6" w:author="Peter Hafez" w:date="2016-11-10T15:02:00Z" w:initials="PH">
    <w:p w14:paraId="461B9895" w14:textId="10209C67" w:rsidR="00AF257B" w:rsidRDefault="00AF257B">
      <w:pPr>
        <w:pStyle w:val="CommentText"/>
      </w:pPr>
      <w:r>
        <w:rPr>
          <w:rStyle w:val="CommentReference"/>
        </w:rPr>
        <w:annotationRef/>
      </w:r>
      <w:r>
        <w:t>We can’t say that, and it is not true. We might want to say that previous research has shown that “intraday news trading has been shown to be advantageous”</w:t>
      </w:r>
    </w:p>
  </w:comment>
  <w:comment w:id="16" w:author="Peter Hafez" w:date="2016-11-10T15:02:00Z" w:initials="PH">
    <w:p w14:paraId="373AA93E" w14:textId="77777777" w:rsidR="00AF257B" w:rsidRDefault="00AF257B" w:rsidP="00DD1394">
      <w:pPr>
        <w:pStyle w:val="CommentText"/>
      </w:pPr>
      <w:r>
        <w:rPr>
          <w:rStyle w:val="CommentReference"/>
        </w:rPr>
        <w:annotationRef/>
      </w:r>
      <w:r>
        <w:t>We can’t say that, and it is not true. We might want to say that previous research has shown that “intraday news trading has been shown to be advantageous”</w:t>
      </w:r>
    </w:p>
  </w:comment>
  <w:comment w:id="18" w:author="Stefan Duprey" w:date="2016-11-10T17:53:00Z" w:initials="SD">
    <w:p w14:paraId="2793A3E5" w14:textId="2AA3C0C7" w:rsidR="00AF257B" w:rsidRDefault="00AF257B">
      <w:pPr>
        <w:pStyle w:val="CommentText"/>
      </w:pPr>
      <w:r>
        <w:rPr>
          <w:rStyle w:val="CommentReference"/>
        </w:rPr>
        <w:annotationRef/>
      </w:r>
      <w:r>
        <w:t>changed</w:t>
      </w:r>
    </w:p>
  </w:comment>
  <w:comment w:id="25" w:author="Peter Hafez" w:date="2016-11-10T15:06:00Z" w:initials="PH">
    <w:p w14:paraId="183637C7" w14:textId="5D38E3B5" w:rsidR="00AF257B" w:rsidRDefault="00AF257B">
      <w:pPr>
        <w:pStyle w:val="CommentText"/>
      </w:pPr>
      <w:r>
        <w:rPr>
          <w:rStyle w:val="CommentReference"/>
        </w:rPr>
        <w:annotationRef/>
      </w:r>
      <w:r>
        <w:t>Are we not using RBDA?</w:t>
      </w:r>
    </w:p>
  </w:comment>
  <w:comment w:id="26" w:author="Stefan Duprey" w:date="2016-11-10T17:43:00Z" w:initials="SD">
    <w:p w14:paraId="05DA6AC7" w14:textId="6AD61A6F" w:rsidR="00AF257B" w:rsidRDefault="00AF257B">
      <w:pPr>
        <w:pStyle w:val="CommentText"/>
        <w:rPr>
          <w:rStyle w:val="CommentReference"/>
        </w:rPr>
      </w:pPr>
      <w:r>
        <w:rPr>
          <w:rStyle w:val="CommentReference"/>
        </w:rPr>
        <w:annotationRef/>
      </w:r>
      <w:r>
        <w:rPr>
          <w:rStyle w:val="CommentReference"/>
        </w:rPr>
        <w:t>Yes updated thanks to Geoff numbres</w:t>
      </w:r>
    </w:p>
    <w:p w14:paraId="15D001C5" w14:textId="77777777" w:rsidR="00AF257B" w:rsidRDefault="00AF257B">
      <w:pPr>
        <w:pStyle w:val="CommentText"/>
      </w:pPr>
    </w:p>
  </w:comment>
  <w:comment w:id="48" w:author="Peter Hafez" w:date="2016-11-10T15:06:00Z" w:initials="PH">
    <w:p w14:paraId="6A848E1D" w14:textId="37A414A0" w:rsidR="00AF257B" w:rsidRDefault="00AF257B">
      <w:pPr>
        <w:pStyle w:val="CommentText"/>
      </w:pPr>
      <w:r>
        <w:rPr>
          <w:rStyle w:val="CommentReference"/>
        </w:rPr>
        <w:annotationRef/>
      </w:r>
      <w:r>
        <w:t>Needs updating</w:t>
      </w:r>
    </w:p>
  </w:comment>
  <w:comment w:id="49" w:author="Stefan Duprey" w:date="2016-11-10T16:57:00Z" w:initials="SD">
    <w:p w14:paraId="1458DDB2" w14:textId="066B7B25" w:rsidR="00AF257B" w:rsidRDefault="00AF257B">
      <w:pPr>
        <w:pStyle w:val="CommentText"/>
      </w:pPr>
      <w:r>
        <w:rPr>
          <w:rStyle w:val="CommentReference"/>
        </w:rPr>
        <w:annotationRef/>
      </w:r>
      <w:r>
        <w:t>Done I asked Geof</w:t>
      </w:r>
    </w:p>
  </w:comment>
  <w:comment w:id="96" w:author="Peter Hafez" w:date="2016-11-10T15:09:00Z" w:initials="PH">
    <w:p w14:paraId="761AEAE9" w14:textId="5864A611" w:rsidR="00AF257B" w:rsidRDefault="00AF257B">
      <w:pPr>
        <w:pStyle w:val="CommentText"/>
      </w:pPr>
      <w:r>
        <w:rPr>
          <w:rStyle w:val="CommentReference"/>
        </w:rPr>
        <w:annotationRef/>
      </w:r>
      <w:r>
        <w:t>We could include some select pictures for R2000 if already produced e.g. the average pictures</w:t>
      </w:r>
    </w:p>
  </w:comment>
  <w:comment w:id="115" w:author="Peter Hafez" w:date="2016-11-10T15:11:00Z" w:initials="PH">
    <w:p w14:paraId="576E3FAC" w14:textId="77777777" w:rsidR="00AF257B" w:rsidRDefault="00AF257B">
      <w:pPr>
        <w:pStyle w:val="CommentText"/>
      </w:pPr>
      <w:r>
        <w:rPr>
          <w:rStyle w:val="CommentReference"/>
        </w:rPr>
        <w:annotationRef/>
      </w:r>
      <w:r>
        <w:t>I’m still wondering if 10 years is too much for intraday trading??? We might want to consider also just the last couple of years</w:t>
      </w:r>
    </w:p>
    <w:p w14:paraId="2843B763" w14:textId="3B8D9C0D" w:rsidR="00AF257B" w:rsidRDefault="00AF257B">
      <w:pPr>
        <w:pStyle w:val="CommentText"/>
      </w:pPr>
    </w:p>
  </w:comment>
  <w:comment w:id="116" w:author="Stefan Duprey" w:date="2016-11-10T17:59:00Z" w:initials="SD">
    <w:p w14:paraId="17D46912" w14:textId="24B76E6C" w:rsidR="00AF257B" w:rsidRDefault="00AF257B">
      <w:pPr>
        <w:pStyle w:val="CommentText"/>
      </w:pPr>
      <w:r>
        <w:rPr>
          <w:rStyle w:val="CommentReference"/>
        </w:rPr>
        <w:annotationRef/>
      </w:r>
      <w:r>
        <w:t>Agreed. I wil add the widget in the apps to see the change</w:t>
      </w:r>
    </w:p>
    <w:p w14:paraId="757F0388" w14:textId="77777777" w:rsidR="00AF257B" w:rsidRDefault="00AF257B">
      <w:pPr>
        <w:pStyle w:val="CommentText"/>
      </w:pPr>
    </w:p>
  </w:comment>
  <w:comment w:id="150" w:author="Peter Hafez" w:date="2016-11-10T15:17:00Z" w:initials="PH">
    <w:p w14:paraId="2B554604" w14:textId="316AB241" w:rsidR="00AF257B" w:rsidRDefault="00AF257B">
      <w:pPr>
        <w:pStyle w:val="CommentText"/>
      </w:pPr>
      <w:r>
        <w:rPr>
          <w:rStyle w:val="CommentReference"/>
        </w:rPr>
        <w:annotationRef/>
      </w:r>
      <w:r>
        <w:t>Talk about volume and then introduce formula for volatility??</w:t>
      </w:r>
    </w:p>
  </w:comment>
  <w:comment w:id="151" w:author="Stefan Duprey" w:date="2016-11-10T16:44:00Z" w:initials="SD">
    <w:p w14:paraId="7F0DE3E3" w14:textId="751FA82D" w:rsidR="00AF257B" w:rsidRDefault="00AF257B">
      <w:pPr>
        <w:pStyle w:val="CommentText"/>
      </w:pPr>
      <w:r>
        <w:rPr>
          <w:rStyle w:val="CommentReference"/>
        </w:rPr>
        <w:annotationRef/>
      </w:r>
      <w:r>
        <w:t>Paragraph is for both of them</w:t>
      </w:r>
    </w:p>
  </w:comment>
  <w:comment w:id="188" w:author="Peter Hafez" w:date="2016-11-10T15:20:00Z" w:initials="PH">
    <w:p w14:paraId="65453B28" w14:textId="34AC9A62" w:rsidR="00AF257B" w:rsidRDefault="00AF257B">
      <w:pPr>
        <w:pStyle w:val="CommentText"/>
      </w:pPr>
      <w:r>
        <w:rPr>
          <w:rStyle w:val="CommentReference"/>
        </w:rPr>
        <w:annotationRef/>
      </w:r>
      <w:r>
        <w:t>Don’t think we need to say this</w:t>
      </w:r>
    </w:p>
  </w:comment>
  <w:comment w:id="189" w:author="Stefan Duprey" w:date="2016-11-10T16:45:00Z" w:initials="SD">
    <w:p w14:paraId="78BD4693" w14:textId="309CCA4B" w:rsidR="00AF257B" w:rsidRDefault="00AF257B">
      <w:pPr>
        <w:pStyle w:val="CommentText"/>
      </w:pPr>
      <w:r>
        <w:rPr>
          <w:rStyle w:val="CommentReference"/>
        </w:rPr>
        <w:annotationRef/>
      </w:r>
      <w:r>
        <w:t>Agreed</w:t>
      </w:r>
    </w:p>
  </w:comment>
  <w:comment w:id="239" w:author="Peter Hafez" w:date="2016-11-10T15:25:00Z" w:initials="PH">
    <w:p w14:paraId="5A44F969" w14:textId="4842E993" w:rsidR="00AF257B" w:rsidRDefault="00AF257B">
      <w:pPr>
        <w:pStyle w:val="CommentText"/>
      </w:pPr>
      <w:r>
        <w:rPr>
          <w:rStyle w:val="CommentReference"/>
        </w:rPr>
        <w:annotationRef/>
      </w:r>
      <w:r>
        <w:t>Might be nice to trakc both the positive and negative leg (I assume that they are asymmetric)</w:t>
      </w:r>
    </w:p>
  </w:comment>
  <w:comment w:id="242" w:author="Peter Hafez" w:date="2016-11-10T15:27:00Z" w:initials="PH">
    <w:p w14:paraId="1021BE03" w14:textId="77777777" w:rsidR="00AF257B" w:rsidRDefault="00AF257B">
      <w:pPr>
        <w:pStyle w:val="CommentText"/>
      </w:pPr>
      <w:r>
        <w:rPr>
          <w:rStyle w:val="CommentReference"/>
        </w:rPr>
        <w:annotationRef/>
      </w:r>
      <w:r>
        <w:t>Should probably mention that it is +/- 180 minutes</w:t>
      </w:r>
    </w:p>
    <w:p w14:paraId="4A079693" w14:textId="798325F8" w:rsidR="00AF257B" w:rsidRDefault="00AF257B">
      <w:pPr>
        <w:pStyle w:val="CommentText"/>
      </w:pPr>
    </w:p>
  </w:comment>
  <w:comment w:id="243" w:author="Stefan Duprey" w:date="2016-11-10T16:47:00Z" w:initials="SD">
    <w:p w14:paraId="35C3657E" w14:textId="151B1488" w:rsidR="00AF257B" w:rsidRDefault="00AF257B">
      <w:pPr>
        <w:pStyle w:val="CommentText"/>
      </w:pPr>
      <w:r>
        <w:rPr>
          <w:rStyle w:val="CommentReference"/>
        </w:rPr>
        <w:annotationRef/>
      </w:r>
      <w:r>
        <w:t xml:space="preserve">This is mentioned in paragraph 3.2 where I define the event period, but I will add it there </w:t>
      </w:r>
    </w:p>
  </w:comment>
  <w:comment w:id="299" w:author="Peter Hafez" w:date="2016-11-10T15:29:00Z" w:initials="PH">
    <w:p w14:paraId="375493BB" w14:textId="15DB9055" w:rsidR="00AF257B" w:rsidRDefault="00AF257B">
      <w:pPr>
        <w:pStyle w:val="CommentText"/>
      </w:pPr>
      <w:r>
        <w:rPr>
          <w:rStyle w:val="CommentReference"/>
        </w:rPr>
        <w:annotationRef/>
      </w:r>
      <w:r>
        <w:t>I would just use Corrado, and put the t-stat version in the appendix</w:t>
      </w:r>
    </w:p>
  </w:comment>
  <w:comment w:id="300" w:author="Stefan Duprey" w:date="2016-11-11T09:14:00Z" w:initials="SD">
    <w:p w14:paraId="120631C0" w14:textId="0C8B4BF2" w:rsidR="00AF257B" w:rsidRDefault="00AF257B">
      <w:pPr>
        <w:pStyle w:val="CommentText"/>
      </w:pPr>
      <w:r>
        <w:rPr>
          <w:rStyle w:val="CommentReference"/>
        </w:rPr>
        <w:annotationRef/>
      </w:r>
      <w:r>
        <w:t>Done I got rid of the more standard test</w:t>
      </w:r>
    </w:p>
    <w:p w14:paraId="1284D27A" w14:textId="77777777" w:rsidR="00AF257B" w:rsidRDefault="00AF257B">
      <w:pPr>
        <w:pStyle w:val="CommentText"/>
      </w:pPr>
    </w:p>
  </w:comment>
  <w:comment w:id="317" w:author="Peter Hafez" w:date="2016-11-10T15:29:00Z" w:initials="PH">
    <w:p w14:paraId="233CD363" w14:textId="3DF673B5" w:rsidR="00AF257B" w:rsidRDefault="00AF257B" w:rsidP="00A526BB">
      <w:pPr>
        <w:pStyle w:val="CommentText"/>
      </w:pPr>
      <w:r>
        <w:rPr>
          <w:rStyle w:val="CommentReference"/>
        </w:rPr>
        <w:annotationRef/>
      </w:r>
      <w:r>
        <w:t>Better intro. Why do we do this?</w:t>
      </w:r>
    </w:p>
  </w:comment>
  <w:comment w:id="318" w:author="Stefan Duprey" w:date="2016-11-11T09:21:00Z" w:initials="SD">
    <w:p w14:paraId="209EA288" w14:textId="3CEE389F" w:rsidR="00AF257B" w:rsidRPr="00E25421" w:rsidRDefault="00AF257B" w:rsidP="00A526BB">
      <w:pPr>
        <w:pStyle w:val="CommentText"/>
        <w:rPr>
          <w:sz w:val="16"/>
          <w:szCs w:val="16"/>
        </w:rPr>
      </w:pPr>
      <w:r>
        <w:rPr>
          <w:rStyle w:val="CommentReference"/>
        </w:rPr>
        <w:annotationRef/>
      </w:r>
      <w:r>
        <w:rPr>
          <w:rStyle w:val="CommentReference"/>
        </w:rPr>
        <w:t>I detailed. Any ideas welcome here</w:t>
      </w:r>
    </w:p>
  </w:comment>
  <w:comment w:id="386" w:author="Peter Hafez" w:date="2016-11-10T15:30:00Z" w:initials="PH">
    <w:p w14:paraId="29993624" w14:textId="77777777" w:rsidR="00AF257B" w:rsidRDefault="00AF257B">
      <w:pPr>
        <w:pStyle w:val="CommentText"/>
      </w:pPr>
      <w:r>
        <w:rPr>
          <w:rStyle w:val="CommentReference"/>
        </w:rPr>
        <w:annotationRef/>
      </w:r>
      <w:r>
        <w:t>We know that this opens up for serious overfitting, but the purpose is to highlight interesting profiles. Future research will try to focus on in-</w:t>
      </w:r>
    </w:p>
    <w:p w14:paraId="4F50EA04" w14:textId="75BEBC78" w:rsidR="00AF257B" w:rsidRDefault="00AF257B">
      <w:pPr>
        <w:pStyle w:val="CommentText"/>
      </w:pPr>
      <w:r>
        <w:t>sample vs. out-sample return predictions</w:t>
      </w:r>
    </w:p>
  </w:comment>
  <w:comment w:id="465" w:author="Peter Hafez" w:date="2016-11-10T15:33:00Z" w:initials="PH">
    <w:p w14:paraId="7E846E59" w14:textId="097057E7" w:rsidR="00AF257B" w:rsidRDefault="00AF257B">
      <w:pPr>
        <w:pStyle w:val="CommentText"/>
      </w:pPr>
      <w:r>
        <w:rPr>
          <w:rStyle w:val="CommentReference"/>
        </w:rPr>
        <w:annotationRef/>
      </w:r>
      <w:r>
        <w:t>still a little hard to read with the colours</w:t>
      </w:r>
    </w:p>
  </w:comment>
  <w:comment w:id="466" w:author="Stefan Duprey" w:date="2016-11-10T17:15:00Z" w:initials="SD">
    <w:p w14:paraId="23929F13" w14:textId="0C0B0E5F" w:rsidR="00AF257B" w:rsidRDefault="00AF257B">
      <w:pPr>
        <w:pStyle w:val="CommentText"/>
      </w:pPr>
      <w:r>
        <w:rPr>
          <w:rStyle w:val="CommentReference"/>
        </w:rPr>
        <w:annotationRef/>
      </w:r>
      <w:r>
        <w:t>yes I have the same pictures without the ribbon and and with dashed lines : it is even worse. The only thing I can do is drop the confidence interval ?</w:t>
      </w:r>
    </w:p>
  </w:comment>
  <w:comment w:id="467" w:author="Peter Hafez" w:date="2016-11-10T15:32:00Z" w:initials="PH">
    <w:p w14:paraId="451F5C43" w14:textId="77777777" w:rsidR="00AF257B" w:rsidRDefault="00AF257B">
      <w:pPr>
        <w:pStyle w:val="CommentText"/>
      </w:pPr>
      <w:r>
        <w:rPr>
          <w:rStyle w:val="CommentReference"/>
        </w:rPr>
        <w:annotationRef/>
      </w:r>
      <w:r>
        <w:t>no legends?</w:t>
      </w:r>
    </w:p>
    <w:p w14:paraId="31514D0B" w14:textId="5F235AAB" w:rsidR="00AF257B" w:rsidRDefault="00AF257B">
      <w:pPr>
        <w:pStyle w:val="CommentText"/>
      </w:pPr>
    </w:p>
  </w:comment>
  <w:comment w:id="468" w:author="Stefan Duprey" w:date="2016-11-10T17:26:00Z" w:initials="SD">
    <w:p w14:paraId="12896469" w14:textId="0419409B" w:rsidR="00AF257B" w:rsidRDefault="00AF257B">
      <w:pPr>
        <w:pStyle w:val="CommentText"/>
      </w:pPr>
      <w:r>
        <w:rPr>
          <w:rStyle w:val="CommentReference"/>
        </w:rPr>
        <w:annotationRef/>
      </w:r>
      <w:r>
        <w:rPr>
          <w:rStyle w:val="CommentReference"/>
        </w:rPr>
        <w:t>I will add it but I struggle with ggplot2</w:t>
      </w:r>
    </w:p>
  </w:comment>
  <w:comment w:id="471" w:author="Peter Hafez" w:date="2016-11-10T15:34:00Z" w:initials="PH">
    <w:p w14:paraId="17B8CA10" w14:textId="5C424D55" w:rsidR="00AF257B" w:rsidRDefault="00AF257B">
      <w:pPr>
        <w:pStyle w:val="CommentText"/>
      </w:pPr>
      <w:r>
        <w:rPr>
          <w:rStyle w:val="CommentReference"/>
        </w:rPr>
        <w:annotationRef/>
      </w:r>
      <w:r>
        <w:t>If you use colours, make sure they are consistent across returns and volatility graphs</w:t>
      </w:r>
    </w:p>
  </w:comment>
  <w:comment w:id="473" w:author="Stefan Duprey" w:date="2016-11-10T17:27:00Z" w:initials="SD">
    <w:p w14:paraId="57D02398" w14:textId="19238CF4" w:rsidR="00AF257B" w:rsidRDefault="00AF257B">
      <w:pPr>
        <w:pStyle w:val="CommentText"/>
      </w:pPr>
      <w:r>
        <w:rPr>
          <w:rStyle w:val="CommentReference"/>
        </w:rPr>
        <w:annotationRef/>
      </w:r>
      <w:r>
        <w:t xml:space="preserve">Colours are consistent </w:t>
      </w:r>
    </w:p>
    <w:p w14:paraId="7AA4A38F" w14:textId="77777777" w:rsidR="00AF257B" w:rsidRDefault="00AF257B">
      <w:pPr>
        <w:pStyle w:val="CommentText"/>
      </w:pPr>
    </w:p>
  </w:comment>
  <w:comment w:id="477" w:author="Peter Hafez" w:date="2016-11-10T15:33:00Z" w:initials="PH">
    <w:p w14:paraId="6556CE11" w14:textId="4987EC63" w:rsidR="00AF257B" w:rsidRDefault="00AF257B">
      <w:pPr>
        <w:pStyle w:val="CommentText"/>
      </w:pPr>
      <w:r>
        <w:rPr>
          <w:rStyle w:val="CommentReference"/>
        </w:rPr>
        <w:annotationRef/>
      </w:r>
      <w:r>
        <w:t>All sources?? It says DJ</w:t>
      </w:r>
    </w:p>
  </w:comment>
  <w:comment w:id="546" w:author="Peter Hafez" w:date="2016-11-10T15:35:00Z" w:initials="PH">
    <w:p w14:paraId="769DA332" w14:textId="5849B66D" w:rsidR="00AF257B" w:rsidRDefault="00AF257B">
      <w:pPr>
        <w:pStyle w:val="CommentText"/>
      </w:pPr>
      <w:r>
        <w:rPr>
          <w:rStyle w:val="CommentReference"/>
        </w:rPr>
        <w:annotationRef/>
      </w:r>
      <w:r>
        <w:t>Don’t know if we need to include all the levels</w:t>
      </w:r>
    </w:p>
  </w:comment>
  <w:comment w:id="548" w:author="Stefan Duprey" w:date="2016-11-10T17:23:00Z" w:initials="SD">
    <w:p w14:paraId="1209587D" w14:textId="5E23A6B9" w:rsidR="00AF257B" w:rsidRDefault="00AF257B">
      <w:pPr>
        <w:pStyle w:val="CommentText"/>
      </w:pPr>
      <w:r>
        <w:rPr>
          <w:rStyle w:val="CommentReference"/>
        </w:rPr>
        <w:annotationRef/>
      </w:r>
      <w:r>
        <w:t>Agreed I will keep 0 1 90 365 ?</w:t>
      </w:r>
    </w:p>
  </w:comment>
  <w:comment w:id="561" w:author="Peter Hafez" w:date="2016-11-10T15:36:00Z" w:initials="PH">
    <w:p w14:paraId="1EE8681D" w14:textId="16A5C6FA" w:rsidR="00AF257B" w:rsidRDefault="00AF257B">
      <w:pPr>
        <w:pStyle w:val="CommentText"/>
      </w:pPr>
      <w:r>
        <w:rPr>
          <w:rStyle w:val="CommentReference"/>
        </w:rPr>
        <w:annotationRef/>
      </w:r>
      <w:r>
        <w:t>Surprised to see better value in Premium. Is it also including DJ?</w:t>
      </w:r>
    </w:p>
  </w:comment>
  <w:comment w:id="562" w:author="Stefan Duprey" w:date="2016-11-10T17:14:00Z" w:initials="SD">
    <w:p w14:paraId="5DE2B821" w14:textId="1419244F" w:rsidR="00AF257B" w:rsidRDefault="00AF257B">
      <w:pPr>
        <w:pStyle w:val="CommentText"/>
      </w:pPr>
      <w:r>
        <w:rPr>
          <w:rStyle w:val="CommentReference"/>
        </w:rPr>
        <w:annotationRef/>
      </w:r>
      <w:r>
        <w:t>No only Premium pack</w:t>
      </w:r>
    </w:p>
    <w:p w14:paraId="784BEEE8" w14:textId="77777777" w:rsidR="00AF257B" w:rsidRDefault="00AF257B">
      <w:pPr>
        <w:pStyle w:val="CommentText"/>
      </w:pPr>
    </w:p>
  </w:comment>
  <w:comment w:id="587" w:author="Peter Hafez" w:date="2016-11-10T15:36:00Z" w:initials="PH">
    <w:p w14:paraId="70CF167F" w14:textId="6F979E03" w:rsidR="00AF257B" w:rsidRDefault="00AF257B">
      <w:pPr>
        <w:pStyle w:val="CommentText"/>
      </w:pPr>
      <w:r>
        <w:rPr>
          <w:rStyle w:val="CommentReference"/>
        </w:rPr>
        <w:annotationRef/>
      </w:r>
      <w:r>
        <w:t>Surprised to see any intraday value in Web</w:t>
      </w:r>
    </w:p>
  </w:comment>
  <w:comment w:id="606" w:author="Peter Hafez" w:date="2016-11-10T15:37:00Z" w:initials="PH">
    <w:p w14:paraId="2695D2B3" w14:textId="011FEAEA" w:rsidR="00AF257B" w:rsidRDefault="00AF257B">
      <w:pPr>
        <w:pStyle w:val="CommentText"/>
      </w:pPr>
      <w:r>
        <w:rPr>
          <w:rStyle w:val="CommentReference"/>
        </w:rPr>
        <w:annotationRef/>
      </w:r>
      <w:r>
        <w:t>Seems funny that High and Low performs equally well.</w:t>
      </w:r>
    </w:p>
  </w:comment>
  <w:comment w:id="607" w:author="Stefan Duprey" w:date="2016-11-10T17:18:00Z" w:initials="SD">
    <w:p w14:paraId="1F3306AA" w14:textId="5DB0443F" w:rsidR="00AF257B" w:rsidRDefault="00AF257B">
      <w:pPr>
        <w:pStyle w:val="CommentText"/>
      </w:pPr>
      <w:r>
        <w:rPr>
          <w:rStyle w:val="CommentReference"/>
        </w:rPr>
        <w:annotationRef/>
      </w:r>
      <w:r>
        <w:t>Agreed I will investigate. I had the same remark. I found a slight bug I was not filtering sim gap for one but the profiles still look interesting for low event relevance</w:t>
      </w:r>
    </w:p>
  </w:comment>
  <w:comment w:id="926" w:author="Peter Hafez" w:date="2016-11-10T15:39:00Z" w:initials="PH">
    <w:p w14:paraId="72D6A7AC" w14:textId="7ED5791F" w:rsidR="00AF257B" w:rsidRDefault="00AF257B">
      <w:pPr>
        <w:pStyle w:val="CommentText"/>
      </w:pPr>
      <w:r>
        <w:rPr>
          <w:rStyle w:val="CommentReference"/>
        </w:rPr>
        <w:annotationRef/>
      </w:r>
      <w:r>
        <w:t>You haven’t done any analysis of scheduled vs. unscheduled or hard vs. soft???</w:t>
      </w:r>
    </w:p>
  </w:comment>
  <w:comment w:id="942" w:author="Peter Hafez" w:date="2016-11-10T15:40:00Z" w:initials="PH">
    <w:p w14:paraId="5E94A69A" w14:textId="0940E4D5" w:rsidR="00AF257B" w:rsidRDefault="00AF257B">
      <w:pPr>
        <w:pStyle w:val="CommentText"/>
      </w:pPr>
      <w:r>
        <w:rPr>
          <w:rStyle w:val="CommentReference"/>
        </w:rPr>
        <w:annotationRef/>
      </w:r>
      <w:r>
        <w:t>Would like to category profiles in the main paper as well. Pick some top ones, and then you could show the top ones for all the source packages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90964" w15:done="0"/>
  <w15:commentEx w15:paraId="461B9895" w15:done="0"/>
  <w15:commentEx w15:paraId="373AA93E" w15:done="0"/>
  <w15:commentEx w15:paraId="2793A3E5" w15:paraIdParent="373AA93E" w15:done="0"/>
  <w15:commentEx w15:paraId="183637C7" w15:done="0"/>
  <w15:commentEx w15:paraId="15D001C5" w15:paraIdParent="183637C7" w15:done="0"/>
  <w15:commentEx w15:paraId="6A848E1D" w15:done="0"/>
  <w15:commentEx w15:paraId="1458DDB2" w15:paraIdParent="6A848E1D" w15:done="0"/>
  <w15:commentEx w15:paraId="761AEAE9" w15:done="0"/>
  <w15:commentEx w15:paraId="2843B763" w15:done="0"/>
  <w15:commentEx w15:paraId="757F0388" w15:paraIdParent="2843B763" w15:done="0"/>
  <w15:commentEx w15:paraId="2B554604" w15:done="0"/>
  <w15:commentEx w15:paraId="7F0DE3E3" w15:paraIdParent="2B554604" w15:done="0"/>
  <w15:commentEx w15:paraId="65453B28" w15:done="0"/>
  <w15:commentEx w15:paraId="78BD4693" w15:paraIdParent="65453B28" w15:done="0"/>
  <w15:commentEx w15:paraId="5A44F969" w15:done="0"/>
  <w15:commentEx w15:paraId="4A079693" w15:done="0"/>
  <w15:commentEx w15:paraId="35C3657E" w15:paraIdParent="4A079693" w15:done="0"/>
  <w15:commentEx w15:paraId="375493BB" w15:done="0"/>
  <w15:commentEx w15:paraId="1284D27A" w15:paraIdParent="375493BB" w15:done="0"/>
  <w15:commentEx w15:paraId="233CD363" w15:done="0"/>
  <w15:commentEx w15:paraId="209EA288" w15:paraIdParent="233CD363" w15:done="0"/>
  <w15:commentEx w15:paraId="4F50EA04" w15:done="0"/>
  <w15:commentEx w15:paraId="7E846E59" w15:done="0"/>
  <w15:commentEx w15:paraId="23929F13" w15:paraIdParent="7E846E59" w15:done="0"/>
  <w15:commentEx w15:paraId="31514D0B" w15:done="0"/>
  <w15:commentEx w15:paraId="12896469" w15:paraIdParent="31514D0B" w15:done="0"/>
  <w15:commentEx w15:paraId="17B8CA10" w15:done="0"/>
  <w15:commentEx w15:paraId="7AA4A38F" w15:paraIdParent="17B8CA10" w15:done="0"/>
  <w15:commentEx w15:paraId="6556CE11" w15:done="0"/>
  <w15:commentEx w15:paraId="769DA332" w15:done="0"/>
  <w15:commentEx w15:paraId="1209587D" w15:paraIdParent="769DA332" w15:done="0"/>
  <w15:commentEx w15:paraId="1EE8681D" w15:done="0"/>
  <w15:commentEx w15:paraId="784BEEE8" w15:paraIdParent="1EE8681D" w15:done="0"/>
  <w15:commentEx w15:paraId="70CF167F" w15:done="0"/>
  <w15:commentEx w15:paraId="2695D2B3" w15:done="0"/>
  <w15:commentEx w15:paraId="1F3306AA" w15:paraIdParent="2695D2B3" w15:done="0"/>
  <w15:commentEx w15:paraId="72D6A7AC" w15:done="0"/>
  <w15:commentEx w15:paraId="5E94A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DD340" w14:textId="77777777" w:rsidR="00AB2402" w:rsidRDefault="00AB2402" w:rsidP="004A0AD9">
      <w:pPr>
        <w:spacing w:line="240" w:lineRule="auto"/>
      </w:pPr>
      <w:r>
        <w:separator/>
      </w:r>
    </w:p>
  </w:endnote>
  <w:endnote w:type="continuationSeparator" w:id="0">
    <w:p w14:paraId="207BF6CD" w14:textId="77777777" w:rsidR="00AB2402" w:rsidRDefault="00AB2402" w:rsidP="004A0A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DB971" w14:textId="77777777" w:rsidR="00AF257B" w:rsidRDefault="00AF257B" w:rsidP="00CA4C73">
    <w:pPr>
      <w:pStyle w:val="Footer"/>
      <w:ind w:left="8190"/>
      <w:rPr>
        <w:b/>
        <w:bCs/>
        <w:noProof/>
      </w:rPr>
    </w:pPr>
    <w:r>
      <w:rPr>
        <w:color w:val="808080" w:themeColor="background1" w:themeShade="80"/>
        <w:spacing w:val="60"/>
      </w:rPr>
      <w:t>Page</w:t>
    </w:r>
    <w:r>
      <w:t xml:space="preserve">| </w:t>
    </w:r>
    <w:r>
      <w:fldChar w:fldCharType="begin"/>
    </w:r>
    <w:r>
      <w:instrText xml:space="preserve"> PAGE   \* MERGEFORMAT </w:instrText>
    </w:r>
    <w:r>
      <w:fldChar w:fldCharType="separate"/>
    </w:r>
    <w:r w:rsidR="00E7514D" w:rsidRPr="00E7514D">
      <w:rPr>
        <w:b/>
        <w:bCs/>
        <w:noProof/>
      </w:rPr>
      <w:t>45</w:t>
    </w:r>
    <w:r>
      <w:rPr>
        <w:b/>
        <w:bCs/>
        <w:noProof/>
      </w:rPr>
      <w:fldChar w:fldCharType="end"/>
    </w:r>
  </w:p>
  <w:p w14:paraId="53C0042F" w14:textId="77777777" w:rsidR="00AF257B" w:rsidRDefault="00AF257B" w:rsidP="00CA4C73">
    <w:pPr>
      <w:pStyle w:val="Footer"/>
      <w:ind w:left="819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ED780" w14:textId="77777777" w:rsidR="00AB2402" w:rsidRDefault="00AB2402" w:rsidP="004A0AD9">
      <w:pPr>
        <w:spacing w:line="240" w:lineRule="auto"/>
      </w:pPr>
      <w:r>
        <w:separator/>
      </w:r>
    </w:p>
  </w:footnote>
  <w:footnote w:type="continuationSeparator" w:id="0">
    <w:p w14:paraId="4BAA075B" w14:textId="77777777" w:rsidR="00AB2402" w:rsidRDefault="00AB2402" w:rsidP="004A0AD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548"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5760"/>
    </w:tblGrid>
    <w:tr w:rsidR="00AF257B" w14:paraId="30E751B8" w14:textId="77777777" w:rsidTr="00CA4C73">
      <w:tc>
        <w:tcPr>
          <w:tcW w:w="4788" w:type="dxa"/>
        </w:tcPr>
        <w:p w14:paraId="6B551E3C" w14:textId="77777777" w:rsidR="00AF257B" w:rsidRDefault="00AF257B" w:rsidP="00CA4C73">
          <w:pPr>
            <w:pStyle w:val="NoSpacing"/>
            <w:jc w:val="both"/>
            <w:rPr>
              <w:rFonts w:ascii="Arial Black" w:hAnsi="Arial Black"/>
              <w:b/>
              <w:sz w:val="24"/>
              <w:szCs w:val="24"/>
            </w:rPr>
          </w:pPr>
          <w:r w:rsidRPr="00273E21">
            <w:rPr>
              <w:rFonts w:ascii="Arial Black" w:hAnsi="Arial Black"/>
              <w:b/>
              <w:sz w:val="24"/>
              <w:szCs w:val="24"/>
            </w:rPr>
            <w:t>RavenPack Quant</w:t>
          </w:r>
          <w:r>
            <w:rPr>
              <w:rFonts w:ascii="Arial Black" w:hAnsi="Arial Black"/>
              <w:b/>
              <w:szCs w:val="24"/>
            </w:rPr>
            <w:t>itative</w:t>
          </w:r>
          <w:r w:rsidRPr="00273E21">
            <w:rPr>
              <w:rFonts w:ascii="Arial Black" w:hAnsi="Arial Black"/>
              <w:b/>
              <w:sz w:val="24"/>
              <w:szCs w:val="24"/>
            </w:rPr>
            <w:t xml:space="preserve"> Research</w:t>
          </w:r>
        </w:p>
      </w:tc>
      <w:tc>
        <w:tcPr>
          <w:tcW w:w="5760" w:type="dxa"/>
        </w:tcPr>
        <w:p w14:paraId="3B75CA86" w14:textId="77777777" w:rsidR="00AF257B" w:rsidRDefault="00AF257B" w:rsidP="00CA4C73">
          <w:pPr>
            <w:pStyle w:val="NoSpacing"/>
            <w:jc w:val="right"/>
            <w:rPr>
              <w:rFonts w:ascii="Arial Black" w:hAnsi="Arial Black"/>
              <w:b/>
              <w:sz w:val="24"/>
              <w:szCs w:val="24"/>
            </w:rPr>
          </w:pPr>
          <w:r>
            <w:rPr>
              <w:rFonts w:ascii="Arial Black" w:hAnsi="Arial Black"/>
              <w:b/>
              <w:noProof/>
              <w:sz w:val="24"/>
              <w:szCs w:val="24"/>
              <w:lang w:val="es-ES" w:eastAsia="es-ES"/>
            </w:rPr>
            <w:drawing>
              <wp:inline distT="0" distB="0" distL="0" distR="0" wp14:anchorId="1B13654D" wp14:editId="5222006E">
                <wp:extent cx="1733550" cy="265217"/>
                <wp:effectExtent l="0" t="0" r="0" b="1905"/>
                <wp:docPr id="2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ravenpack_clean_rgb.jpg"/>
                        <pic:cNvPicPr/>
                      </pic:nvPicPr>
                      <pic:blipFill>
                        <a:blip r:embed="rId1">
                          <a:extLst>
                            <a:ext uri="{28A0092B-C50C-407E-A947-70E740481C1C}">
                              <a14:useLocalDpi xmlns:a14="http://schemas.microsoft.com/office/drawing/2010/main" val="0"/>
                            </a:ext>
                          </a:extLst>
                        </a:blip>
                        <a:stretch>
                          <a:fillRect/>
                        </a:stretch>
                      </pic:blipFill>
                      <pic:spPr>
                        <a:xfrm>
                          <a:off x="0" y="0"/>
                          <a:ext cx="1798769" cy="275195"/>
                        </a:xfrm>
                        <a:prstGeom prst="rect">
                          <a:avLst/>
                        </a:prstGeom>
                      </pic:spPr>
                    </pic:pic>
                  </a:graphicData>
                </a:graphic>
              </wp:inline>
            </w:drawing>
          </w:r>
        </w:p>
      </w:tc>
    </w:tr>
  </w:tbl>
  <w:p w14:paraId="3536CDEC" w14:textId="77777777" w:rsidR="00AF257B" w:rsidRPr="00273E21" w:rsidRDefault="00AF257B" w:rsidP="00CA4C73">
    <w:pPr>
      <w:pStyle w:val="NoSpacing"/>
      <w:ind w:left="-540"/>
      <w:rPr>
        <w:rFonts w:ascii="Arial Black" w:hAnsi="Arial Black"/>
        <w:b/>
        <w:sz w:val="24"/>
        <w:szCs w:val="24"/>
      </w:rPr>
    </w:pPr>
    <w:r w:rsidRPr="00273E21">
      <w:rPr>
        <w:rFonts w:ascii="Arial Black" w:hAnsi="Arial Black"/>
        <w:b/>
        <w:noProof/>
        <w:sz w:val="24"/>
        <w:szCs w:val="24"/>
        <w:lang w:val="es-ES" w:eastAsia="es-ES"/>
      </w:rPr>
      <mc:AlternateContent>
        <mc:Choice Requires="wps">
          <w:drawing>
            <wp:anchor distT="0" distB="0" distL="114300" distR="114300" simplePos="0" relativeHeight="251659264" behindDoc="0" locked="0" layoutInCell="1" allowOverlap="1" wp14:anchorId="7D776468" wp14:editId="6853F1EC">
              <wp:simplePos x="0" y="0"/>
              <wp:positionH relativeFrom="column">
                <wp:posOffset>-914400</wp:posOffset>
              </wp:positionH>
              <wp:positionV relativeFrom="paragraph">
                <wp:posOffset>52705</wp:posOffset>
              </wp:positionV>
              <wp:extent cx="7752860" cy="0"/>
              <wp:effectExtent l="0" t="0" r="19685" b="19050"/>
              <wp:wrapNone/>
              <wp:docPr id="4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2860" cy="0"/>
                      </a:xfrm>
                      <a:prstGeom prst="straightConnector1">
                        <a:avLst/>
                      </a:prstGeom>
                      <a:noFill/>
                      <a:ln w="15875">
                        <a:solidFill>
                          <a:schemeClr val="tx1"/>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xmlns:arto="http://schemas.microsoft.com/office/word/2006/arto">
                            <a:noFill/>
                          </a14:hiddenFill>
                        </a:ext>
                      </a:extLst>
                    </wps:spPr>
                    <wps:bodyPr/>
                  </wps:wsp>
                </a:graphicData>
              </a:graphic>
            </wp:anchor>
          </w:drawing>
        </mc:Choice>
        <mc:Fallback>
          <w:pict>
            <v:shapetype w14:anchorId="50DDE7BD" id="_x0000_t32" coordsize="21600,21600" o:spt="32" o:oned="t" path="m,l21600,21600e" filled="f">
              <v:path arrowok="t" fillok="f" o:connecttype="none"/>
              <o:lock v:ext="edit" shapetype="t"/>
            </v:shapetype>
            <v:shape id="AutoShape 4" o:spid="_x0000_s1026" type="#_x0000_t32" style="position:absolute;margin-left:-1in;margin-top:4.15pt;width:610.4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" strokecolor="black [3213]" strokeweight="1.25pt"/>
          </w:pict>
        </mc:Fallback>
      </mc:AlternateContent>
    </w:r>
    <w:r>
      <w:rPr>
        <w:rFonts w:ascii="Arial Black" w:hAnsi="Arial Black"/>
        <w:b/>
        <w:szCs w:val="24"/>
      </w:rPr>
      <w:tab/>
    </w:r>
    <w:r>
      <w:rPr>
        <w:rFonts w:ascii="Arial Black" w:hAnsi="Arial Black"/>
        <w:b/>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AF7B4" w14:textId="77777777" w:rsidR="00AF257B" w:rsidRDefault="00AF257B" w:rsidP="00CA4C73">
    <w:pPr>
      <w:pStyle w:val="Header"/>
      <w:tabs>
        <w:tab w:val="clear" w:pos="4680"/>
        <w:tab w:val="clear" w:pos="9360"/>
        <w:tab w:val="center" w:pos="-990"/>
        <w:tab w:val="right" w:pos="11520"/>
      </w:tabs>
      <w:ind w:left="-630" w:righ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BC6"/>
    <w:multiLevelType w:val="multilevel"/>
    <w:tmpl w:val="23B0839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50353"/>
    <w:multiLevelType w:val="hybridMultilevel"/>
    <w:tmpl w:val="62549E0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E70877"/>
    <w:multiLevelType w:val="hybridMultilevel"/>
    <w:tmpl w:val="DB1409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9E0225"/>
    <w:multiLevelType w:val="multilevel"/>
    <w:tmpl w:val="CA7C99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36F503F"/>
    <w:multiLevelType w:val="hybridMultilevel"/>
    <w:tmpl w:val="6BCA8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CD6057E"/>
    <w:multiLevelType w:val="multilevel"/>
    <w:tmpl w:val="C76E4510"/>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D9F1CA7"/>
    <w:multiLevelType w:val="hybridMultilevel"/>
    <w:tmpl w:val="7A104308"/>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7AD5D51"/>
    <w:multiLevelType w:val="hybridMultilevel"/>
    <w:tmpl w:val="46B28FB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7E66E56"/>
    <w:multiLevelType w:val="multilevel"/>
    <w:tmpl w:val="AB22C166"/>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E8D0183"/>
    <w:multiLevelType w:val="multilevel"/>
    <w:tmpl w:val="52084C8C"/>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3016061"/>
    <w:multiLevelType w:val="hybridMultilevel"/>
    <w:tmpl w:val="646260EE"/>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47648EE"/>
    <w:multiLevelType w:val="multilevel"/>
    <w:tmpl w:val="0B0AD36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405666"/>
    <w:multiLevelType w:val="hybridMultilevel"/>
    <w:tmpl w:val="C480F0F2"/>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1367B7F"/>
    <w:multiLevelType w:val="hybridMultilevel"/>
    <w:tmpl w:val="FAE26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1726B2"/>
    <w:multiLevelType w:val="multilevel"/>
    <w:tmpl w:val="D47E8C6C"/>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4360B89"/>
    <w:multiLevelType w:val="hybridMultilevel"/>
    <w:tmpl w:val="54A0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B1484"/>
    <w:multiLevelType w:val="multilevel"/>
    <w:tmpl w:val="4BBCC4FC"/>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8550FBE"/>
    <w:multiLevelType w:val="hybridMultilevel"/>
    <w:tmpl w:val="3828BC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EC0432A"/>
    <w:multiLevelType w:val="multilevel"/>
    <w:tmpl w:val="B85AF79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1366B5"/>
    <w:multiLevelType w:val="multilevel"/>
    <w:tmpl w:val="17D0F9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822EB6"/>
    <w:multiLevelType w:val="hybridMultilevel"/>
    <w:tmpl w:val="1A0A4F2C"/>
    <w:lvl w:ilvl="0" w:tplc="C8C84D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3714C"/>
    <w:multiLevelType w:val="hybridMultilevel"/>
    <w:tmpl w:val="76E2246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85F58B5"/>
    <w:multiLevelType w:val="multilevel"/>
    <w:tmpl w:val="B31A8E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6B915E0E"/>
    <w:multiLevelType w:val="hybridMultilevel"/>
    <w:tmpl w:val="B600B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1C1205"/>
    <w:multiLevelType w:val="hybridMultilevel"/>
    <w:tmpl w:val="90023EAE"/>
    <w:lvl w:ilvl="0" w:tplc="EBC0D630">
      <w:start w:val="3"/>
      <w:numFmt w:val="decimal"/>
      <w:lvlText w:val="%1."/>
      <w:lvlJc w:val="left"/>
      <w:pPr>
        <w:ind w:left="720" w:hanging="360"/>
      </w:pPr>
      <w:rPr>
        <w:rFonts w:eastAsiaTheme="minorEastAsia" w:cstheme="minorBidi" w:hint="default"/>
        <w:b/>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AD76CCB"/>
    <w:multiLevelType w:val="hybridMultilevel"/>
    <w:tmpl w:val="562EBB28"/>
    <w:lvl w:ilvl="0" w:tplc="1F601412">
      <w:start w:val="2"/>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7FB34893"/>
    <w:multiLevelType w:val="hybridMultilevel"/>
    <w:tmpl w:val="1B88ABFE"/>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9"/>
  </w:num>
  <w:num w:numId="3">
    <w:abstractNumId w:val="14"/>
  </w:num>
  <w:num w:numId="4">
    <w:abstractNumId w:val="8"/>
  </w:num>
  <w:num w:numId="5">
    <w:abstractNumId w:val="16"/>
  </w:num>
  <w:num w:numId="6">
    <w:abstractNumId w:val="5"/>
  </w:num>
  <w:num w:numId="7">
    <w:abstractNumId w:val="2"/>
  </w:num>
  <w:num w:numId="8">
    <w:abstractNumId w:val="17"/>
  </w:num>
  <w:num w:numId="9">
    <w:abstractNumId w:val="4"/>
  </w:num>
  <w:num w:numId="10">
    <w:abstractNumId w:val="7"/>
  </w:num>
  <w:num w:numId="11">
    <w:abstractNumId w:val="21"/>
  </w:num>
  <w:num w:numId="12">
    <w:abstractNumId w:val="25"/>
  </w:num>
  <w:num w:numId="13">
    <w:abstractNumId w:val="12"/>
  </w:num>
  <w:num w:numId="14">
    <w:abstractNumId w:val="3"/>
  </w:num>
  <w:num w:numId="15">
    <w:abstractNumId w:val="22"/>
  </w:num>
  <w:num w:numId="16">
    <w:abstractNumId w:val="19"/>
  </w:num>
  <w:num w:numId="17">
    <w:abstractNumId w:val="6"/>
  </w:num>
  <w:num w:numId="18">
    <w:abstractNumId w:val="1"/>
  </w:num>
  <w:num w:numId="19">
    <w:abstractNumId w:val="24"/>
  </w:num>
  <w:num w:numId="20">
    <w:abstractNumId w:val="10"/>
  </w:num>
  <w:num w:numId="21">
    <w:abstractNumId w:val="26"/>
  </w:num>
  <w:num w:numId="22">
    <w:abstractNumId w:val="18"/>
  </w:num>
  <w:num w:numId="23">
    <w:abstractNumId w:val="11"/>
  </w:num>
  <w:num w:numId="24">
    <w:abstractNumId w:val="0"/>
  </w:num>
  <w:num w:numId="25">
    <w:abstractNumId w:val="20"/>
  </w:num>
  <w:num w:numId="26">
    <w:abstractNumId w:val="13"/>
  </w:num>
  <w:num w:numId="27">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fan Duprey">
    <w15:presenceInfo w15:providerId="AD" w15:userId="S-1-5-21-2125504398-2855936457-3716852548-1320"/>
  </w15:person>
  <w15:person w15:author="Peter Hafez">
    <w15:presenceInfo w15:providerId="AD" w15:userId="S-1-5-21-2125504398-2855936457-3716852548-12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AD9"/>
    <w:rsid w:val="000115AC"/>
    <w:rsid w:val="00023035"/>
    <w:rsid w:val="000330B4"/>
    <w:rsid w:val="00034F96"/>
    <w:rsid w:val="000407D1"/>
    <w:rsid w:val="00056814"/>
    <w:rsid w:val="00057B9A"/>
    <w:rsid w:val="0007003E"/>
    <w:rsid w:val="000878EF"/>
    <w:rsid w:val="00087A1B"/>
    <w:rsid w:val="000A00D4"/>
    <w:rsid w:val="000A2F3D"/>
    <w:rsid w:val="000B01CE"/>
    <w:rsid w:val="000B680B"/>
    <w:rsid w:val="000C3C4C"/>
    <w:rsid w:val="000C6165"/>
    <w:rsid w:val="000D048E"/>
    <w:rsid w:val="000D7882"/>
    <w:rsid w:val="000E37BF"/>
    <w:rsid w:val="000E5F51"/>
    <w:rsid w:val="00114645"/>
    <w:rsid w:val="00115860"/>
    <w:rsid w:val="00121B6D"/>
    <w:rsid w:val="001318D3"/>
    <w:rsid w:val="001346E8"/>
    <w:rsid w:val="001439D3"/>
    <w:rsid w:val="00146556"/>
    <w:rsid w:val="0015147B"/>
    <w:rsid w:val="001521ED"/>
    <w:rsid w:val="00164E49"/>
    <w:rsid w:val="001836D9"/>
    <w:rsid w:val="001862B6"/>
    <w:rsid w:val="00186803"/>
    <w:rsid w:val="00191486"/>
    <w:rsid w:val="00191950"/>
    <w:rsid w:val="001A11DC"/>
    <w:rsid w:val="001A45B5"/>
    <w:rsid w:val="001A538E"/>
    <w:rsid w:val="001A6556"/>
    <w:rsid w:val="001A680E"/>
    <w:rsid w:val="001B3E0B"/>
    <w:rsid w:val="001C2DE9"/>
    <w:rsid w:val="001D23F3"/>
    <w:rsid w:val="001D2FB2"/>
    <w:rsid w:val="001D3699"/>
    <w:rsid w:val="001D75F4"/>
    <w:rsid w:val="002011B9"/>
    <w:rsid w:val="002105EA"/>
    <w:rsid w:val="0021095C"/>
    <w:rsid w:val="00217A42"/>
    <w:rsid w:val="00242CE6"/>
    <w:rsid w:val="00243D42"/>
    <w:rsid w:val="00252600"/>
    <w:rsid w:val="002608D1"/>
    <w:rsid w:val="00263859"/>
    <w:rsid w:val="00264FB8"/>
    <w:rsid w:val="00266B2D"/>
    <w:rsid w:val="00273B67"/>
    <w:rsid w:val="002746F7"/>
    <w:rsid w:val="0029286D"/>
    <w:rsid w:val="00297669"/>
    <w:rsid w:val="00297904"/>
    <w:rsid w:val="002B08B6"/>
    <w:rsid w:val="002B46C1"/>
    <w:rsid w:val="002B49FA"/>
    <w:rsid w:val="002B513B"/>
    <w:rsid w:val="002D5C4F"/>
    <w:rsid w:val="002E6136"/>
    <w:rsid w:val="002F0151"/>
    <w:rsid w:val="002F22DE"/>
    <w:rsid w:val="002F3AE8"/>
    <w:rsid w:val="002F59F9"/>
    <w:rsid w:val="002F6105"/>
    <w:rsid w:val="002F7C69"/>
    <w:rsid w:val="003002B6"/>
    <w:rsid w:val="00302762"/>
    <w:rsid w:val="00304EC8"/>
    <w:rsid w:val="00312191"/>
    <w:rsid w:val="00314153"/>
    <w:rsid w:val="003144A1"/>
    <w:rsid w:val="00321F5C"/>
    <w:rsid w:val="003243CD"/>
    <w:rsid w:val="003244B3"/>
    <w:rsid w:val="003268BF"/>
    <w:rsid w:val="00346EBB"/>
    <w:rsid w:val="0034706C"/>
    <w:rsid w:val="003500F1"/>
    <w:rsid w:val="00350ABB"/>
    <w:rsid w:val="00356D5F"/>
    <w:rsid w:val="00362EE0"/>
    <w:rsid w:val="00366B87"/>
    <w:rsid w:val="0037248A"/>
    <w:rsid w:val="0037252E"/>
    <w:rsid w:val="00373177"/>
    <w:rsid w:val="00376DD0"/>
    <w:rsid w:val="003A4F9C"/>
    <w:rsid w:val="003B2863"/>
    <w:rsid w:val="003C3108"/>
    <w:rsid w:val="003C4FE8"/>
    <w:rsid w:val="003D35AE"/>
    <w:rsid w:val="003E21F3"/>
    <w:rsid w:val="003F1EC0"/>
    <w:rsid w:val="003F6E16"/>
    <w:rsid w:val="00416884"/>
    <w:rsid w:val="00424372"/>
    <w:rsid w:val="00425391"/>
    <w:rsid w:val="004254BA"/>
    <w:rsid w:val="00426F48"/>
    <w:rsid w:val="004274F7"/>
    <w:rsid w:val="004300AF"/>
    <w:rsid w:val="00431391"/>
    <w:rsid w:val="004358B8"/>
    <w:rsid w:val="00443933"/>
    <w:rsid w:val="00444A09"/>
    <w:rsid w:val="00446740"/>
    <w:rsid w:val="004507B6"/>
    <w:rsid w:val="004553A4"/>
    <w:rsid w:val="00461EC9"/>
    <w:rsid w:val="00461F5C"/>
    <w:rsid w:val="0047036A"/>
    <w:rsid w:val="00470DB7"/>
    <w:rsid w:val="00483A4D"/>
    <w:rsid w:val="0048430F"/>
    <w:rsid w:val="00486A80"/>
    <w:rsid w:val="00491137"/>
    <w:rsid w:val="004925F7"/>
    <w:rsid w:val="0049283C"/>
    <w:rsid w:val="00492EBA"/>
    <w:rsid w:val="004A0A78"/>
    <w:rsid w:val="004A0AD9"/>
    <w:rsid w:val="004A2B20"/>
    <w:rsid w:val="004A70FD"/>
    <w:rsid w:val="004B7616"/>
    <w:rsid w:val="004C1846"/>
    <w:rsid w:val="004C67BC"/>
    <w:rsid w:val="004C7336"/>
    <w:rsid w:val="004D4C0A"/>
    <w:rsid w:val="004D4E6C"/>
    <w:rsid w:val="004E30CA"/>
    <w:rsid w:val="004E5F57"/>
    <w:rsid w:val="004E6A20"/>
    <w:rsid w:val="004F342A"/>
    <w:rsid w:val="004F4AC7"/>
    <w:rsid w:val="004F72E3"/>
    <w:rsid w:val="00504FCF"/>
    <w:rsid w:val="00515192"/>
    <w:rsid w:val="00520FD1"/>
    <w:rsid w:val="00525448"/>
    <w:rsid w:val="00532043"/>
    <w:rsid w:val="00534037"/>
    <w:rsid w:val="00536125"/>
    <w:rsid w:val="0054533D"/>
    <w:rsid w:val="00552FFD"/>
    <w:rsid w:val="00554A47"/>
    <w:rsid w:val="00555978"/>
    <w:rsid w:val="00575A6D"/>
    <w:rsid w:val="00593E30"/>
    <w:rsid w:val="00596765"/>
    <w:rsid w:val="005A2E98"/>
    <w:rsid w:val="005A3AE8"/>
    <w:rsid w:val="005B05C8"/>
    <w:rsid w:val="005C072F"/>
    <w:rsid w:val="005C5C54"/>
    <w:rsid w:val="005D477D"/>
    <w:rsid w:val="005E004A"/>
    <w:rsid w:val="005E25BE"/>
    <w:rsid w:val="005E63C8"/>
    <w:rsid w:val="005E7513"/>
    <w:rsid w:val="005F29E6"/>
    <w:rsid w:val="00600B98"/>
    <w:rsid w:val="006063E2"/>
    <w:rsid w:val="0064074C"/>
    <w:rsid w:val="00646DEB"/>
    <w:rsid w:val="006527E4"/>
    <w:rsid w:val="00655B80"/>
    <w:rsid w:val="00655DA1"/>
    <w:rsid w:val="00664F60"/>
    <w:rsid w:val="00674391"/>
    <w:rsid w:val="006772B5"/>
    <w:rsid w:val="0068463E"/>
    <w:rsid w:val="00685138"/>
    <w:rsid w:val="00693562"/>
    <w:rsid w:val="00693A88"/>
    <w:rsid w:val="00693D2F"/>
    <w:rsid w:val="00694B05"/>
    <w:rsid w:val="0069687F"/>
    <w:rsid w:val="006A00C6"/>
    <w:rsid w:val="006A7630"/>
    <w:rsid w:val="006C098B"/>
    <w:rsid w:val="006D1A38"/>
    <w:rsid w:val="006D6988"/>
    <w:rsid w:val="006E2C7D"/>
    <w:rsid w:val="006E4B6E"/>
    <w:rsid w:val="006F064F"/>
    <w:rsid w:val="006F1C71"/>
    <w:rsid w:val="00704721"/>
    <w:rsid w:val="007132B3"/>
    <w:rsid w:val="00725FB8"/>
    <w:rsid w:val="007340FC"/>
    <w:rsid w:val="007453A2"/>
    <w:rsid w:val="007541FF"/>
    <w:rsid w:val="00755A26"/>
    <w:rsid w:val="00770371"/>
    <w:rsid w:val="00776F27"/>
    <w:rsid w:val="007814D0"/>
    <w:rsid w:val="007865A5"/>
    <w:rsid w:val="007969A8"/>
    <w:rsid w:val="007A71EB"/>
    <w:rsid w:val="007B0D2D"/>
    <w:rsid w:val="007C2813"/>
    <w:rsid w:val="007D2D1F"/>
    <w:rsid w:val="007E2225"/>
    <w:rsid w:val="007F0414"/>
    <w:rsid w:val="007F502C"/>
    <w:rsid w:val="00801058"/>
    <w:rsid w:val="0080699B"/>
    <w:rsid w:val="008233C0"/>
    <w:rsid w:val="008309AA"/>
    <w:rsid w:val="00830F8E"/>
    <w:rsid w:val="00834059"/>
    <w:rsid w:val="008456E3"/>
    <w:rsid w:val="00850F0A"/>
    <w:rsid w:val="00852383"/>
    <w:rsid w:val="00854BF5"/>
    <w:rsid w:val="00855FBA"/>
    <w:rsid w:val="0085781D"/>
    <w:rsid w:val="008634F1"/>
    <w:rsid w:val="008712C9"/>
    <w:rsid w:val="00873A43"/>
    <w:rsid w:val="00873E45"/>
    <w:rsid w:val="0088758B"/>
    <w:rsid w:val="008A58C3"/>
    <w:rsid w:val="008B627B"/>
    <w:rsid w:val="008C5220"/>
    <w:rsid w:val="008C62C4"/>
    <w:rsid w:val="008D2E16"/>
    <w:rsid w:val="008D49A7"/>
    <w:rsid w:val="008D52A0"/>
    <w:rsid w:val="008E0D4F"/>
    <w:rsid w:val="008E2E9A"/>
    <w:rsid w:val="008E38A5"/>
    <w:rsid w:val="008F5C13"/>
    <w:rsid w:val="0090227D"/>
    <w:rsid w:val="0092129B"/>
    <w:rsid w:val="009231A8"/>
    <w:rsid w:val="00925315"/>
    <w:rsid w:val="009314D8"/>
    <w:rsid w:val="00932CE3"/>
    <w:rsid w:val="0093369A"/>
    <w:rsid w:val="00945518"/>
    <w:rsid w:val="00945EFD"/>
    <w:rsid w:val="009537B9"/>
    <w:rsid w:val="00956409"/>
    <w:rsid w:val="00961CCF"/>
    <w:rsid w:val="00967B10"/>
    <w:rsid w:val="00967BB2"/>
    <w:rsid w:val="00967E2C"/>
    <w:rsid w:val="00975515"/>
    <w:rsid w:val="009770A0"/>
    <w:rsid w:val="009777BD"/>
    <w:rsid w:val="00993E67"/>
    <w:rsid w:val="009A6924"/>
    <w:rsid w:val="009B1FAC"/>
    <w:rsid w:val="009B707C"/>
    <w:rsid w:val="009C2908"/>
    <w:rsid w:val="009C7531"/>
    <w:rsid w:val="009D009F"/>
    <w:rsid w:val="009E1944"/>
    <w:rsid w:val="009E7B65"/>
    <w:rsid w:val="009F1665"/>
    <w:rsid w:val="009F68C3"/>
    <w:rsid w:val="00A0035B"/>
    <w:rsid w:val="00A0158C"/>
    <w:rsid w:val="00A044AA"/>
    <w:rsid w:val="00A05510"/>
    <w:rsid w:val="00A1083E"/>
    <w:rsid w:val="00A16049"/>
    <w:rsid w:val="00A16E5A"/>
    <w:rsid w:val="00A22C94"/>
    <w:rsid w:val="00A3428E"/>
    <w:rsid w:val="00A35052"/>
    <w:rsid w:val="00A36E4B"/>
    <w:rsid w:val="00A526BB"/>
    <w:rsid w:val="00A60A95"/>
    <w:rsid w:val="00A71797"/>
    <w:rsid w:val="00A90D05"/>
    <w:rsid w:val="00A96651"/>
    <w:rsid w:val="00AA0E0F"/>
    <w:rsid w:val="00AA5941"/>
    <w:rsid w:val="00AA6E68"/>
    <w:rsid w:val="00AB2402"/>
    <w:rsid w:val="00AB2D2B"/>
    <w:rsid w:val="00AB4803"/>
    <w:rsid w:val="00AC1A98"/>
    <w:rsid w:val="00AC36CD"/>
    <w:rsid w:val="00AD1B4F"/>
    <w:rsid w:val="00AE0C13"/>
    <w:rsid w:val="00AF1F27"/>
    <w:rsid w:val="00AF257B"/>
    <w:rsid w:val="00AF3718"/>
    <w:rsid w:val="00B025F5"/>
    <w:rsid w:val="00B04230"/>
    <w:rsid w:val="00B07FDE"/>
    <w:rsid w:val="00B101B7"/>
    <w:rsid w:val="00B153C9"/>
    <w:rsid w:val="00B33533"/>
    <w:rsid w:val="00B33A4F"/>
    <w:rsid w:val="00B353E2"/>
    <w:rsid w:val="00B40887"/>
    <w:rsid w:val="00B44D27"/>
    <w:rsid w:val="00B459A9"/>
    <w:rsid w:val="00B56FFD"/>
    <w:rsid w:val="00B61CCD"/>
    <w:rsid w:val="00B77FFD"/>
    <w:rsid w:val="00B86782"/>
    <w:rsid w:val="00BA7438"/>
    <w:rsid w:val="00BB5948"/>
    <w:rsid w:val="00BC02FA"/>
    <w:rsid w:val="00BC688E"/>
    <w:rsid w:val="00BC710B"/>
    <w:rsid w:val="00BD2C75"/>
    <w:rsid w:val="00BD416A"/>
    <w:rsid w:val="00BD4A13"/>
    <w:rsid w:val="00BF4456"/>
    <w:rsid w:val="00BF4E05"/>
    <w:rsid w:val="00C07B7C"/>
    <w:rsid w:val="00C14F15"/>
    <w:rsid w:val="00C24F54"/>
    <w:rsid w:val="00C27923"/>
    <w:rsid w:val="00C34612"/>
    <w:rsid w:val="00C34B49"/>
    <w:rsid w:val="00C37F5E"/>
    <w:rsid w:val="00C41406"/>
    <w:rsid w:val="00C57BE0"/>
    <w:rsid w:val="00C60964"/>
    <w:rsid w:val="00C81FD1"/>
    <w:rsid w:val="00C83625"/>
    <w:rsid w:val="00CA27E1"/>
    <w:rsid w:val="00CA4C73"/>
    <w:rsid w:val="00CA6088"/>
    <w:rsid w:val="00CB0CCB"/>
    <w:rsid w:val="00CB270E"/>
    <w:rsid w:val="00CC1D84"/>
    <w:rsid w:val="00CD1E45"/>
    <w:rsid w:val="00CD3AC3"/>
    <w:rsid w:val="00CD484E"/>
    <w:rsid w:val="00CD4AAA"/>
    <w:rsid w:val="00CE1C19"/>
    <w:rsid w:val="00CE4B47"/>
    <w:rsid w:val="00CE4E9B"/>
    <w:rsid w:val="00CF666E"/>
    <w:rsid w:val="00D0483A"/>
    <w:rsid w:val="00D1331B"/>
    <w:rsid w:val="00D16D96"/>
    <w:rsid w:val="00D2013B"/>
    <w:rsid w:val="00D303B5"/>
    <w:rsid w:val="00D34C21"/>
    <w:rsid w:val="00D411C2"/>
    <w:rsid w:val="00D50BED"/>
    <w:rsid w:val="00D65AE0"/>
    <w:rsid w:val="00D71247"/>
    <w:rsid w:val="00D76FFB"/>
    <w:rsid w:val="00D81DF0"/>
    <w:rsid w:val="00DA298E"/>
    <w:rsid w:val="00DA3F70"/>
    <w:rsid w:val="00DB0314"/>
    <w:rsid w:val="00DB492C"/>
    <w:rsid w:val="00DB4EB8"/>
    <w:rsid w:val="00DB55A7"/>
    <w:rsid w:val="00DB606D"/>
    <w:rsid w:val="00DD1394"/>
    <w:rsid w:val="00DD46AB"/>
    <w:rsid w:val="00DD70F7"/>
    <w:rsid w:val="00DE7301"/>
    <w:rsid w:val="00DF4960"/>
    <w:rsid w:val="00E0468E"/>
    <w:rsid w:val="00E1300D"/>
    <w:rsid w:val="00E14091"/>
    <w:rsid w:val="00E17922"/>
    <w:rsid w:val="00E25421"/>
    <w:rsid w:val="00E35608"/>
    <w:rsid w:val="00E41BDF"/>
    <w:rsid w:val="00E47317"/>
    <w:rsid w:val="00E55EBE"/>
    <w:rsid w:val="00E579F5"/>
    <w:rsid w:val="00E66DAE"/>
    <w:rsid w:val="00E7514D"/>
    <w:rsid w:val="00E85390"/>
    <w:rsid w:val="00E86CE2"/>
    <w:rsid w:val="00E87988"/>
    <w:rsid w:val="00E87B88"/>
    <w:rsid w:val="00EA0F46"/>
    <w:rsid w:val="00EA1826"/>
    <w:rsid w:val="00EA1EC5"/>
    <w:rsid w:val="00EB4DD1"/>
    <w:rsid w:val="00EB6A1C"/>
    <w:rsid w:val="00EC544E"/>
    <w:rsid w:val="00EC7ECB"/>
    <w:rsid w:val="00ED5C99"/>
    <w:rsid w:val="00EE07F1"/>
    <w:rsid w:val="00EE4EAA"/>
    <w:rsid w:val="00EF7E57"/>
    <w:rsid w:val="00F0433F"/>
    <w:rsid w:val="00F07F08"/>
    <w:rsid w:val="00F133A1"/>
    <w:rsid w:val="00F15016"/>
    <w:rsid w:val="00F15DE0"/>
    <w:rsid w:val="00F161A1"/>
    <w:rsid w:val="00F2479E"/>
    <w:rsid w:val="00F417B2"/>
    <w:rsid w:val="00F55275"/>
    <w:rsid w:val="00F637C4"/>
    <w:rsid w:val="00F647AB"/>
    <w:rsid w:val="00F64F76"/>
    <w:rsid w:val="00F667E9"/>
    <w:rsid w:val="00F83975"/>
    <w:rsid w:val="00F84036"/>
    <w:rsid w:val="00F85567"/>
    <w:rsid w:val="00F937FA"/>
    <w:rsid w:val="00F94E13"/>
    <w:rsid w:val="00F95B25"/>
    <w:rsid w:val="00F96CD4"/>
    <w:rsid w:val="00FA3BDC"/>
    <w:rsid w:val="00FB13CF"/>
    <w:rsid w:val="00FC6A70"/>
    <w:rsid w:val="00FD1EBA"/>
    <w:rsid w:val="00FD4940"/>
    <w:rsid w:val="00FD65A5"/>
    <w:rsid w:val="00FD739B"/>
    <w:rsid w:val="00FE4B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22E2B"/>
  <w15:chartTrackingRefBased/>
  <w15:docId w15:val="{0F507FF0-F106-4439-BF1F-3F3A47991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AD9"/>
    <w:pPr>
      <w:spacing w:after="0" w:line="360" w:lineRule="exact"/>
      <w:jc w:val="both"/>
    </w:pPr>
    <w:rPr>
      <w:rFonts w:eastAsiaTheme="minorEastAsia"/>
      <w:sz w:val="24"/>
      <w:lang w:val="en-US"/>
    </w:rPr>
  </w:style>
  <w:style w:type="paragraph" w:styleId="Heading1">
    <w:name w:val="heading 1"/>
    <w:aliases w:val="Headline 1"/>
    <w:basedOn w:val="Normal"/>
    <w:next w:val="Normal"/>
    <w:link w:val="Heading1Char"/>
    <w:autoRedefine/>
    <w:uiPriority w:val="9"/>
    <w:qFormat/>
    <w:rsid w:val="00AC1A98"/>
    <w:pPr>
      <w:keepNext/>
      <w:spacing w:before="240" w:after="240" w:line="240" w:lineRule="auto"/>
      <w:outlineLvl w:val="0"/>
      <w:pPrChange w:id="0" w:author="Stefan Duprey" w:date="2016-11-10T18:18:00Z">
        <w:pPr>
          <w:keepNext/>
          <w:spacing w:before="240" w:after="240"/>
          <w:jc w:val="both"/>
          <w:outlineLvl w:val="0"/>
        </w:pPr>
      </w:pPrChange>
    </w:pPr>
    <w:rPr>
      <w:rFonts w:eastAsia="Times New Roman" w:cs="Arial"/>
      <w:b/>
      <w:bCs/>
      <w:kern w:val="32"/>
      <w:sz w:val="30"/>
      <w:szCs w:val="30"/>
      <w:lang w:eastAsia="zh-CN"/>
      <w:rPrChange w:id="0" w:author="Stefan Duprey" w:date="2016-11-10T18:18:00Z">
        <w:rPr>
          <w:rFonts w:asciiTheme="minorHAnsi" w:hAnsiTheme="minorHAnsi" w:cs="Arial"/>
          <w:b/>
          <w:bCs/>
          <w:kern w:val="32"/>
          <w:sz w:val="24"/>
          <w:szCs w:val="24"/>
          <w:lang w:val="en-US" w:eastAsia="zh-CN" w:bidi="ar-SA"/>
        </w:rPr>
      </w:rPrChange>
    </w:rPr>
  </w:style>
  <w:style w:type="paragraph" w:styleId="Heading2">
    <w:name w:val="heading 2"/>
    <w:aliases w:val="Headline 2"/>
    <w:basedOn w:val="Normal"/>
    <w:next w:val="Normal"/>
    <w:link w:val="Heading2Char"/>
    <w:uiPriority w:val="9"/>
    <w:unhideWhenUsed/>
    <w:qFormat/>
    <w:rsid w:val="004A0AD9"/>
    <w:pPr>
      <w:keepNext/>
      <w:keepLines/>
      <w:spacing w:before="480" w:after="120" w:line="240" w:lineRule="auto"/>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line 1 Char"/>
    <w:basedOn w:val="DefaultParagraphFont"/>
    <w:link w:val="Heading1"/>
    <w:uiPriority w:val="9"/>
    <w:rsid w:val="00AC1A98"/>
    <w:rPr>
      <w:rFonts w:eastAsia="Times New Roman" w:cs="Arial"/>
      <w:b/>
      <w:bCs/>
      <w:kern w:val="32"/>
      <w:sz w:val="30"/>
      <w:szCs w:val="30"/>
      <w:lang w:val="en-US" w:eastAsia="zh-CN"/>
    </w:rPr>
  </w:style>
  <w:style w:type="character" w:customStyle="1" w:styleId="Heading2Char">
    <w:name w:val="Heading 2 Char"/>
    <w:aliases w:val="Headline 2 Char"/>
    <w:basedOn w:val="DefaultParagraphFont"/>
    <w:link w:val="Heading2"/>
    <w:uiPriority w:val="9"/>
    <w:rsid w:val="004A0AD9"/>
    <w:rPr>
      <w:rFonts w:eastAsiaTheme="majorEastAsia" w:cstheme="majorBidi"/>
      <w:b/>
      <w:bCs/>
      <w:sz w:val="26"/>
      <w:szCs w:val="26"/>
      <w:lang w:val="en-US"/>
    </w:rPr>
  </w:style>
  <w:style w:type="paragraph" w:styleId="Header">
    <w:name w:val="header"/>
    <w:basedOn w:val="Normal"/>
    <w:link w:val="HeaderChar"/>
    <w:uiPriority w:val="99"/>
    <w:unhideWhenUsed/>
    <w:rsid w:val="004A0AD9"/>
    <w:pPr>
      <w:tabs>
        <w:tab w:val="center" w:pos="4680"/>
        <w:tab w:val="right" w:pos="9360"/>
      </w:tabs>
    </w:pPr>
  </w:style>
  <w:style w:type="character" w:customStyle="1" w:styleId="HeaderChar">
    <w:name w:val="Header Char"/>
    <w:basedOn w:val="DefaultParagraphFont"/>
    <w:link w:val="Header"/>
    <w:uiPriority w:val="99"/>
    <w:rsid w:val="004A0AD9"/>
    <w:rPr>
      <w:rFonts w:eastAsiaTheme="minorEastAsia"/>
      <w:sz w:val="24"/>
      <w:lang w:val="en-US"/>
    </w:rPr>
  </w:style>
  <w:style w:type="paragraph" w:styleId="Footer">
    <w:name w:val="footer"/>
    <w:basedOn w:val="Normal"/>
    <w:link w:val="FooterChar"/>
    <w:uiPriority w:val="99"/>
    <w:unhideWhenUsed/>
    <w:rsid w:val="004A0AD9"/>
    <w:pPr>
      <w:tabs>
        <w:tab w:val="center" w:pos="4680"/>
        <w:tab w:val="right" w:pos="9360"/>
      </w:tabs>
    </w:pPr>
  </w:style>
  <w:style w:type="character" w:customStyle="1" w:styleId="FooterChar">
    <w:name w:val="Footer Char"/>
    <w:basedOn w:val="DefaultParagraphFont"/>
    <w:link w:val="Footer"/>
    <w:uiPriority w:val="99"/>
    <w:rsid w:val="004A0AD9"/>
    <w:rPr>
      <w:rFonts w:eastAsiaTheme="minorEastAsia"/>
      <w:sz w:val="24"/>
      <w:lang w:val="en-US"/>
    </w:rPr>
  </w:style>
  <w:style w:type="paragraph" w:styleId="ListParagraph">
    <w:name w:val="List Paragraph"/>
    <w:basedOn w:val="Normal"/>
    <w:uiPriority w:val="34"/>
    <w:qFormat/>
    <w:rsid w:val="004A0AD9"/>
    <w:pPr>
      <w:ind w:left="720"/>
      <w:contextualSpacing/>
    </w:pPr>
  </w:style>
  <w:style w:type="paragraph" w:styleId="Title">
    <w:name w:val="Title"/>
    <w:basedOn w:val="Normal"/>
    <w:next w:val="Normal"/>
    <w:link w:val="TitleChar"/>
    <w:uiPriority w:val="10"/>
    <w:qFormat/>
    <w:rsid w:val="004A0AD9"/>
    <w:pPr>
      <w:spacing w:before="240" w:after="240" w:line="240" w:lineRule="auto"/>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4A0AD9"/>
    <w:rPr>
      <w:rFonts w:eastAsiaTheme="majorEastAsia" w:cstheme="majorBidi"/>
      <w:b/>
      <w:spacing w:val="5"/>
      <w:kern w:val="28"/>
      <w:sz w:val="36"/>
      <w:szCs w:val="52"/>
      <w:lang w:val="en-US"/>
    </w:rPr>
  </w:style>
  <w:style w:type="paragraph" w:styleId="NoSpacing">
    <w:name w:val="No Spacing"/>
    <w:aliases w:val="ZeroDistance"/>
    <w:link w:val="NoSpacingChar"/>
    <w:uiPriority w:val="1"/>
    <w:qFormat/>
    <w:rsid w:val="004A0AD9"/>
    <w:pPr>
      <w:spacing w:after="0" w:line="240" w:lineRule="auto"/>
    </w:pPr>
    <w:rPr>
      <w:rFonts w:eastAsiaTheme="minorEastAsia"/>
      <w:lang w:val="en-US"/>
    </w:rPr>
  </w:style>
  <w:style w:type="character" w:styleId="Hyperlink">
    <w:name w:val="Hyperlink"/>
    <w:basedOn w:val="DefaultParagraphFont"/>
    <w:rsid w:val="004A0AD9"/>
    <w:rPr>
      <w:color w:val="0000FF"/>
      <w:u w:val="single"/>
    </w:rPr>
  </w:style>
  <w:style w:type="paragraph" w:styleId="FootnoteText">
    <w:name w:val="footnote text"/>
    <w:basedOn w:val="Normal"/>
    <w:link w:val="FootnoteTextChar"/>
    <w:uiPriority w:val="99"/>
    <w:semiHidden/>
    <w:unhideWhenUsed/>
    <w:rsid w:val="004A0AD9"/>
    <w:rPr>
      <w:sz w:val="20"/>
      <w:szCs w:val="20"/>
    </w:rPr>
  </w:style>
  <w:style w:type="character" w:customStyle="1" w:styleId="FootnoteTextChar">
    <w:name w:val="Footnote Text Char"/>
    <w:basedOn w:val="DefaultParagraphFont"/>
    <w:link w:val="FootnoteText"/>
    <w:uiPriority w:val="99"/>
    <w:semiHidden/>
    <w:rsid w:val="004A0AD9"/>
    <w:rPr>
      <w:rFonts w:eastAsiaTheme="minorEastAsia"/>
      <w:sz w:val="20"/>
      <w:szCs w:val="20"/>
      <w:lang w:val="en-US"/>
    </w:rPr>
  </w:style>
  <w:style w:type="character" w:styleId="FootnoteReference">
    <w:name w:val="footnote reference"/>
    <w:basedOn w:val="DefaultParagraphFont"/>
    <w:uiPriority w:val="99"/>
    <w:semiHidden/>
    <w:unhideWhenUsed/>
    <w:rsid w:val="004A0AD9"/>
    <w:rPr>
      <w:vertAlign w:val="superscript"/>
    </w:rPr>
  </w:style>
  <w:style w:type="paragraph" w:styleId="Subtitle">
    <w:name w:val="Subtitle"/>
    <w:aliases w:val="Fig Description"/>
    <w:basedOn w:val="Normal"/>
    <w:next w:val="Normal"/>
    <w:link w:val="SubtitleChar"/>
    <w:uiPriority w:val="11"/>
    <w:qFormat/>
    <w:rsid w:val="004A0AD9"/>
    <w:pPr>
      <w:numPr>
        <w:ilvl w:val="1"/>
      </w:numPr>
      <w:spacing w:before="120" w:line="240" w:lineRule="exact"/>
      <w:ind w:left="2126"/>
    </w:pPr>
    <w:rPr>
      <w:rFonts w:eastAsiaTheme="majorEastAsia" w:cstheme="majorBidi"/>
      <w:iCs/>
      <w:spacing w:val="15"/>
      <w:sz w:val="20"/>
      <w:szCs w:val="24"/>
    </w:rPr>
  </w:style>
  <w:style w:type="character" w:customStyle="1" w:styleId="SubtitleChar">
    <w:name w:val="Subtitle Char"/>
    <w:aliases w:val="Fig Description Char"/>
    <w:basedOn w:val="DefaultParagraphFont"/>
    <w:link w:val="Subtitle"/>
    <w:uiPriority w:val="11"/>
    <w:rsid w:val="004A0AD9"/>
    <w:rPr>
      <w:rFonts w:eastAsiaTheme="majorEastAsia" w:cstheme="majorBidi"/>
      <w:iCs/>
      <w:spacing w:val="15"/>
      <w:sz w:val="20"/>
      <w:szCs w:val="24"/>
      <w:lang w:val="en-US"/>
    </w:rPr>
  </w:style>
  <w:style w:type="character" w:customStyle="1" w:styleId="NoSpacingChar">
    <w:name w:val="No Spacing Char"/>
    <w:aliases w:val="ZeroDistance Char"/>
    <w:basedOn w:val="DefaultParagraphFont"/>
    <w:link w:val="NoSpacing"/>
    <w:uiPriority w:val="1"/>
    <w:rsid w:val="004A0AD9"/>
    <w:rPr>
      <w:rFonts w:eastAsiaTheme="minorEastAsia"/>
      <w:lang w:val="en-US"/>
    </w:rPr>
  </w:style>
  <w:style w:type="table" w:styleId="TableGrid">
    <w:name w:val="Table Grid"/>
    <w:basedOn w:val="TableNormal"/>
    <w:uiPriority w:val="59"/>
    <w:rsid w:val="004A0AD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A0AD9"/>
    <w:rPr>
      <w:sz w:val="16"/>
      <w:szCs w:val="16"/>
    </w:rPr>
  </w:style>
  <w:style w:type="paragraph" w:styleId="CommentText">
    <w:name w:val="annotation text"/>
    <w:basedOn w:val="Normal"/>
    <w:link w:val="CommentTextChar"/>
    <w:uiPriority w:val="99"/>
    <w:unhideWhenUsed/>
    <w:rsid w:val="004A0AD9"/>
    <w:pPr>
      <w:spacing w:line="240" w:lineRule="auto"/>
    </w:pPr>
    <w:rPr>
      <w:sz w:val="20"/>
      <w:szCs w:val="20"/>
    </w:rPr>
  </w:style>
  <w:style w:type="character" w:customStyle="1" w:styleId="CommentTextChar">
    <w:name w:val="Comment Text Char"/>
    <w:basedOn w:val="DefaultParagraphFont"/>
    <w:link w:val="CommentText"/>
    <w:uiPriority w:val="99"/>
    <w:rsid w:val="004A0AD9"/>
    <w:rPr>
      <w:rFonts w:eastAsiaTheme="minorEastAsia"/>
      <w:sz w:val="20"/>
      <w:szCs w:val="20"/>
      <w:lang w:val="en-US"/>
    </w:rPr>
  </w:style>
  <w:style w:type="paragraph" w:styleId="BalloonText">
    <w:name w:val="Balloon Text"/>
    <w:basedOn w:val="Normal"/>
    <w:link w:val="BalloonTextChar"/>
    <w:uiPriority w:val="99"/>
    <w:semiHidden/>
    <w:unhideWhenUsed/>
    <w:rsid w:val="004A0AD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0AD9"/>
    <w:rPr>
      <w:rFonts w:ascii="Segoe UI" w:eastAsiaTheme="minorEastAsia"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4A0AD9"/>
    <w:rPr>
      <w:b/>
      <w:bCs/>
    </w:rPr>
  </w:style>
  <w:style w:type="character" w:customStyle="1" w:styleId="CommentSubjectChar">
    <w:name w:val="Comment Subject Char"/>
    <w:basedOn w:val="CommentTextChar"/>
    <w:link w:val="CommentSubject"/>
    <w:uiPriority w:val="99"/>
    <w:semiHidden/>
    <w:rsid w:val="004A0AD9"/>
    <w:rPr>
      <w:rFonts w:eastAsiaTheme="minorEastAsia"/>
      <w:b/>
      <w:bCs/>
      <w:sz w:val="20"/>
      <w:szCs w:val="20"/>
      <w:lang w:val="en-US"/>
    </w:rPr>
  </w:style>
  <w:style w:type="character" w:styleId="Emphasis">
    <w:name w:val="Emphasis"/>
    <w:basedOn w:val="DefaultParagraphFont"/>
    <w:uiPriority w:val="20"/>
    <w:qFormat/>
    <w:rsid w:val="005E004A"/>
    <w:rPr>
      <w:i/>
      <w:iCs/>
    </w:rPr>
  </w:style>
  <w:style w:type="character" w:styleId="Strong">
    <w:name w:val="Strong"/>
    <w:basedOn w:val="DefaultParagraphFont"/>
    <w:uiPriority w:val="22"/>
    <w:qFormat/>
    <w:rsid w:val="00F937FA"/>
    <w:rPr>
      <w:b/>
      <w:bCs/>
    </w:rPr>
  </w:style>
  <w:style w:type="character" w:customStyle="1" w:styleId="apple-converted-space">
    <w:name w:val="apple-converted-space"/>
    <w:basedOn w:val="DefaultParagraphFont"/>
    <w:rsid w:val="00F937FA"/>
  </w:style>
  <w:style w:type="paragraph" w:styleId="NormalWeb">
    <w:name w:val="Normal (Web)"/>
    <w:basedOn w:val="Normal"/>
    <w:uiPriority w:val="99"/>
    <w:semiHidden/>
    <w:unhideWhenUsed/>
    <w:rsid w:val="00B40887"/>
    <w:pPr>
      <w:spacing w:before="100" w:beforeAutospacing="1" w:after="100" w:afterAutospacing="1" w:line="240" w:lineRule="auto"/>
      <w:jc w:val="left"/>
    </w:pPr>
    <w:rPr>
      <w:rFonts w:ascii="Times New Roman" w:eastAsia="Times New Roman" w:hAnsi="Times New Roman" w:cs="Times New Roman"/>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50820">
      <w:bodyDiv w:val="1"/>
      <w:marLeft w:val="0"/>
      <w:marRight w:val="0"/>
      <w:marTop w:val="0"/>
      <w:marBottom w:val="0"/>
      <w:divBdr>
        <w:top w:val="none" w:sz="0" w:space="0" w:color="auto"/>
        <w:left w:val="none" w:sz="0" w:space="0" w:color="auto"/>
        <w:bottom w:val="none" w:sz="0" w:space="0" w:color="auto"/>
        <w:right w:val="none" w:sz="0" w:space="0" w:color="auto"/>
      </w:divBdr>
    </w:div>
    <w:div w:id="50157037">
      <w:bodyDiv w:val="1"/>
      <w:marLeft w:val="0"/>
      <w:marRight w:val="0"/>
      <w:marTop w:val="0"/>
      <w:marBottom w:val="0"/>
      <w:divBdr>
        <w:top w:val="none" w:sz="0" w:space="0" w:color="auto"/>
        <w:left w:val="none" w:sz="0" w:space="0" w:color="auto"/>
        <w:bottom w:val="none" w:sz="0" w:space="0" w:color="auto"/>
        <w:right w:val="none" w:sz="0" w:space="0" w:color="auto"/>
      </w:divBdr>
    </w:div>
    <w:div w:id="137764678">
      <w:bodyDiv w:val="1"/>
      <w:marLeft w:val="0"/>
      <w:marRight w:val="0"/>
      <w:marTop w:val="0"/>
      <w:marBottom w:val="0"/>
      <w:divBdr>
        <w:top w:val="none" w:sz="0" w:space="0" w:color="auto"/>
        <w:left w:val="none" w:sz="0" w:space="0" w:color="auto"/>
        <w:bottom w:val="none" w:sz="0" w:space="0" w:color="auto"/>
        <w:right w:val="none" w:sz="0" w:space="0" w:color="auto"/>
      </w:divBdr>
    </w:div>
    <w:div w:id="155069897">
      <w:bodyDiv w:val="1"/>
      <w:marLeft w:val="0"/>
      <w:marRight w:val="0"/>
      <w:marTop w:val="0"/>
      <w:marBottom w:val="0"/>
      <w:divBdr>
        <w:top w:val="none" w:sz="0" w:space="0" w:color="auto"/>
        <w:left w:val="none" w:sz="0" w:space="0" w:color="auto"/>
        <w:bottom w:val="none" w:sz="0" w:space="0" w:color="auto"/>
        <w:right w:val="none" w:sz="0" w:space="0" w:color="auto"/>
      </w:divBdr>
    </w:div>
    <w:div w:id="189341403">
      <w:bodyDiv w:val="1"/>
      <w:marLeft w:val="0"/>
      <w:marRight w:val="0"/>
      <w:marTop w:val="0"/>
      <w:marBottom w:val="0"/>
      <w:divBdr>
        <w:top w:val="none" w:sz="0" w:space="0" w:color="auto"/>
        <w:left w:val="none" w:sz="0" w:space="0" w:color="auto"/>
        <w:bottom w:val="none" w:sz="0" w:space="0" w:color="auto"/>
        <w:right w:val="none" w:sz="0" w:space="0" w:color="auto"/>
      </w:divBdr>
    </w:div>
    <w:div w:id="223755374">
      <w:bodyDiv w:val="1"/>
      <w:marLeft w:val="0"/>
      <w:marRight w:val="0"/>
      <w:marTop w:val="0"/>
      <w:marBottom w:val="0"/>
      <w:divBdr>
        <w:top w:val="none" w:sz="0" w:space="0" w:color="auto"/>
        <w:left w:val="none" w:sz="0" w:space="0" w:color="auto"/>
        <w:bottom w:val="none" w:sz="0" w:space="0" w:color="auto"/>
        <w:right w:val="none" w:sz="0" w:space="0" w:color="auto"/>
      </w:divBdr>
    </w:div>
    <w:div w:id="336812145">
      <w:bodyDiv w:val="1"/>
      <w:marLeft w:val="0"/>
      <w:marRight w:val="0"/>
      <w:marTop w:val="0"/>
      <w:marBottom w:val="0"/>
      <w:divBdr>
        <w:top w:val="none" w:sz="0" w:space="0" w:color="auto"/>
        <w:left w:val="none" w:sz="0" w:space="0" w:color="auto"/>
        <w:bottom w:val="none" w:sz="0" w:space="0" w:color="auto"/>
        <w:right w:val="none" w:sz="0" w:space="0" w:color="auto"/>
      </w:divBdr>
    </w:div>
    <w:div w:id="390082445">
      <w:bodyDiv w:val="1"/>
      <w:marLeft w:val="0"/>
      <w:marRight w:val="0"/>
      <w:marTop w:val="0"/>
      <w:marBottom w:val="0"/>
      <w:divBdr>
        <w:top w:val="none" w:sz="0" w:space="0" w:color="auto"/>
        <w:left w:val="none" w:sz="0" w:space="0" w:color="auto"/>
        <w:bottom w:val="none" w:sz="0" w:space="0" w:color="auto"/>
        <w:right w:val="none" w:sz="0" w:space="0" w:color="auto"/>
      </w:divBdr>
    </w:div>
    <w:div w:id="499663230">
      <w:bodyDiv w:val="1"/>
      <w:marLeft w:val="0"/>
      <w:marRight w:val="0"/>
      <w:marTop w:val="0"/>
      <w:marBottom w:val="0"/>
      <w:divBdr>
        <w:top w:val="none" w:sz="0" w:space="0" w:color="auto"/>
        <w:left w:val="none" w:sz="0" w:space="0" w:color="auto"/>
        <w:bottom w:val="none" w:sz="0" w:space="0" w:color="auto"/>
        <w:right w:val="none" w:sz="0" w:space="0" w:color="auto"/>
      </w:divBdr>
    </w:div>
    <w:div w:id="506790073">
      <w:bodyDiv w:val="1"/>
      <w:marLeft w:val="0"/>
      <w:marRight w:val="0"/>
      <w:marTop w:val="0"/>
      <w:marBottom w:val="0"/>
      <w:divBdr>
        <w:top w:val="none" w:sz="0" w:space="0" w:color="auto"/>
        <w:left w:val="none" w:sz="0" w:space="0" w:color="auto"/>
        <w:bottom w:val="none" w:sz="0" w:space="0" w:color="auto"/>
        <w:right w:val="none" w:sz="0" w:space="0" w:color="auto"/>
      </w:divBdr>
    </w:div>
    <w:div w:id="540629955">
      <w:bodyDiv w:val="1"/>
      <w:marLeft w:val="0"/>
      <w:marRight w:val="0"/>
      <w:marTop w:val="0"/>
      <w:marBottom w:val="0"/>
      <w:divBdr>
        <w:top w:val="none" w:sz="0" w:space="0" w:color="auto"/>
        <w:left w:val="none" w:sz="0" w:space="0" w:color="auto"/>
        <w:bottom w:val="none" w:sz="0" w:space="0" w:color="auto"/>
        <w:right w:val="none" w:sz="0" w:space="0" w:color="auto"/>
      </w:divBdr>
    </w:div>
    <w:div w:id="571161882">
      <w:bodyDiv w:val="1"/>
      <w:marLeft w:val="0"/>
      <w:marRight w:val="0"/>
      <w:marTop w:val="0"/>
      <w:marBottom w:val="0"/>
      <w:divBdr>
        <w:top w:val="none" w:sz="0" w:space="0" w:color="auto"/>
        <w:left w:val="none" w:sz="0" w:space="0" w:color="auto"/>
        <w:bottom w:val="none" w:sz="0" w:space="0" w:color="auto"/>
        <w:right w:val="none" w:sz="0" w:space="0" w:color="auto"/>
      </w:divBdr>
    </w:div>
    <w:div w:id="581911074">
      <w:bodyDiv w:val="1"/>
      <w:marLeft w:val="0"/>
      <w:marRight w:val="0"/>
      <w:marTop w:val="0"/>
      <w:marBottom w:val="0"/>
      <w:divBdr>
        <w:top w:val="none" w:sz="0" w:space="0" w:color="auto"/>
        <w:left w:val="none" w:sz="0" w:space="0" w:color="auto"/>
        <w:bottom w:val="none" w:sz="0" w:space="0" w:color="auto"/>
        <w:right w:val="none" w:sz="0" w:space="0" w:color="auto"/>
      </w:divBdr>
    </w:div>
    <w:div w:id="584849263">
      <w:bodyDiv w:val="1"/>
      <w:marLeft w:val="0"/>
      <w:marRight w:val="0"/>
      <w:marTop w:val="0"/>
      <w:marBottom w:val="0"/>
      <w:divBdr>
        <w:top w:val="none" w:sz="0" w:space="0" w:color="auto"/>
        <w:left w:val="none" w:sz="0" w:space="0" w:color="auto"/>
        <w:bottom w:val="none" w:sz="0" w:space="0" w:color="auto"/>
        <w:right w:val="none" w:sz="0" w:space="0" w:color="auto"/>
      </w:divBdr>
    </w:div>
    <w:div w:id="661665062">
      <w:bodyDiv w:val="1"/>
      <w:marLeft w:val="0"/>
      <w:marRight w:val="0"/>
      <w:marTop w:val="0"/>
      <w:marBottom w:val="0"/>
      <w:divBdr>
        <w:top w:val="none" w:sz="0" w:space="0" w:color="auto"/>
        <w:left w:val="none" w:sz="0" w:space="0" w:color="auto"/>
        <w:bottom w:val="none" w:sz="0" w:space="0" w:color="auto"/>
        <w:right w:val="none" w:sz="0" w:space="0" w:color="auto"/>
      </w:divBdr>
    </w:div>
    <w:div w:id="694309222">
      <w:bodyDiv w:val="1"/>
      <w:marLeft w:val="0"/>
      <w:marRight w:val="0"/>
      <w:marTop w:val="0"/>
      <w:marBottom w:val="0"/>
      <w:divBdr>
        <w:top w:val="none" w:sz="0" w:space="0" w:color="auto"/>
        <w:left w:val="none" w:sz="0" w:space="0" w:color="auto"/>
        <w:bottom w:val="none" w:sz="0" w:space="0" w:color="auto"/>
        <w:right w:val="none" w:sz="0" w:space="0" w:color="auto"/>
      </w:divBdr>
    </w:div>
    <w:div w:id="703483391">
      <w:bodyDiv w:val="1"/>
      <w:marLeft w:val="0"/>
      <w:marRight w:val="0"/>
      <w:marTop w:val="0"/>
      <w:marBottom w:val="0"/>
      <w:divBdr>
        <w:top w:val="none" w:sz="0" w:space="0" w:color="auto"/>
        <w:left w:val="none" w:sz="0" w:space="0" w:color="auto"/>
        <w:bottom w:val="none" w:sz="0" w:space="0" w:color="auto"/>
        <w:right w:val="none" w:sz="0" w:space="0" w:color="auto"/>
      </w:divBdr>
    </w:div>
    <w:div w:id="732585828">
      <w:bodyDiv w:val="1"/>
      <w:marLeft w:val="0"/>
      <w:marRight w:val="0"/>
      <w:marTop w:val="0"/>
      <w:marBottom w:val="0"/>
      <w:divBdr>
        <w:top w:val="none" w:sz="0" w:space="0" w:color="auto"/>
        <w:left w:val="none" w:sz="0" w:space="0" w:color="auto"/>
        <w:bottom w:val="none" w:sz="0" w:space="0" w:color="auto"/>
        <w:right w:val="none" w:sz="0" w:space="0" w:color="auto"/>
      </w:divBdr>
    </w:div>
    <w:div w:id="741294515">
      <w:bodyDiv w:val="1"/>
      <w:marLeft w:val="0"/>
      <w:marRight w:val="0"/>
      <w:marTop w:val="0"/>
      <w:marBottom w:val="0"/>
      <w:divBdr>
        <w:top w:val="none" w:sz="0" w:space="0" w:color="auto"/>
        <w:left w:val="none" w:sz="0" w:space="0" w:color="auto"/>
        <w:bottom w:val="none" w:sz="0" w:space="0" w:color="auto"/>
        <w:right w:val="none" w:sz="0" w:space="0" w:color="auto"/>
      </w:divBdr>
    </w:div>
    <w:div w:id="758213497">
      <w:bodyDiv w:val="1"/>
      <w:marLeft w:val="0"/>
      <w:marRight w:val="0"/>
      <w:marTop w:val="0"/>
      <w:marBottom w:val="0"/>
      <w:divBdr>
        <w:top w:val="none" w:sz="0" w:space="0" w:color="auto"/>
        <w:left w:val="none" w:sz="0" w:space="0" w:color="auto"/>
        <w:bottom w:val="none" w:sz="0" w:space="0" w:color="auto"/>
        <w:right w:val="none" w:sz="0" w:space="0" w:color="auto"/>
      </w:divBdr>
    </w:div>
    <w:div w:id="828250615">
      <w:bodyDiv w:val="1"/>
      <w:marLeft w:val="0"/>
      <w:marRight w:val="0"/>
      <w:marTop w:val="0"/>
      <w:marBottom w:val="0"/>
      <w:divBdr>
        <w:top w:val="none" w:sz="0" w:space="0" w:color="auto"/>
        <w:left w:val="none" w:sz="0" w:space="0" w:color="auto"/>
        <w:bottom w:val="none" w:sz="0" w:space="0" w:color="auto"/>
        <w:right w:val="none" w:sz="0" w:space="0" w:color="auto"/>
      </w:divBdr>
    </w:div>
    <w:div w:id="855535411">
      <w:bodyDiv w:val="1"/>
      <w:marLeft w:val="0"/>
      <w:marRight w:val="0"/>
      <w:marTop w:val="0"/>
      <w:marBottom w:val="0"/>
      <w:divBdr>
        <w:top w:val="none" w:sz="0" w:space="0" w:color="auto"/>
        <w:left w:val="none" w:sz="0" w:space="0" w:color="auto"/>
        <w:bottom w:val="none" w:sz="0" w:space="0" w:color="auto"/>
        <w:right w:val="none" w:sz="0" w:space="0" w:color="auto"/>
      </w:divBdr>
    </w:div>
    <w:div w:id="983269125">
      <w:bodyDiv w:val="1"/>
      <w:marLeft w:val="0"/>
      <w:marRight w:val="0"/>
      <w:marTop w:val="0"/>
      <w:marBottom w:val="0"/>
      <w:divBdr>
        <w:top w:val="none" w:sz="0" w:space="0" w:color="auto"/>
        <w:left w:val="none" w:sz="0" w:space="0" w:color="auto"/>
        <w:bottom w:val="none" w:sz="0" w:space="0" w:color="auto"/>
        <w:right w:val="none" w:sz="0" w:space="0" w:color="auto"/>
      </w:divBdr>
    </w:div>
    <w:div w:id="1038432730">
      <w:bodyDiv w:val="1"/>
      <w:marLeft w:val="0"/>
      <w:marRight w:val="0"/>
      <w:marTop w:val="0"/>
      <w:marBottom w:val="0"/>
      <w:divBdr>
        <w:top w:val="none" w:sz="0" w:space="0" w:color="auto"/>
        <w:left w:val="none" w:sz="0" w:space="0" w:color="auto"/>
        <w:bottom w:val="none" w:sz="0" w:space="0" w:color="auto"/>
        <w:right w:val="none" w:sz="0" w:space="0" w:color="auto"/>
      </w:divBdr>
    </w:div>
    <w:div w:id="1079249517">
      <w:bodyDiv w:val="1"/>
      <w:marLeft w:val="0"/>
      <w:marRight w:val="0"/>
      <w:marTop w:val="0"/>
      <w:marBottom w:val="0"/>
      <w:divBdr>
        <w:top w:val="none" w:sz="0" w:space="0" w:color="auto"/>
        <w:left w:val="none" w:sz="0" w:space="0" w:color="auto"/>
        <w:bottom w:val="none" w:sz="0" w:space="0" w:color="auto"/>
        <w:right w:val="none" w:sz="0" w:space="0" w:color="auto"/>
      </w:divBdr>
    </w:div>
    <w:div w:id="1249925746">
      <w:bodyDiv w:val="1"/>
      <w:marLeft w:val="0"/>
      <w:marRight w:val="0"/>
      <w:marTop w:val="0"/>
      <w:marBottom w:val="0"/>
      <w:divBdr>
        <w:top w:val="none" w:sz="0" w:space="0" w:color="auto"/>
        <w:left w:val="none" w:sz="0" w:space="0" w:color="auto"/>
        <w:bottom w:val="none" w:sz="0" w:space="0" w:color="auto"/>
        <w:right w:val="none" w:sz="0" w:space="0" w:color="auto"/>
      </w:divBdr>
    </w:div>
    <w:div w:id="1334187727">
      <w:bodyDiv w:val="1"/>
      <w:marLeft w:val="0"/>
      <w:marRight w:val="0"/>
      <w:marTop w:val="0"/>
      <w:marBottom w:val="0"/>
      <w:divBdr>
        <w:top w:val="none" w:sz="0" w:space="0" w:color="auto"/>
        <w:left w:val="none" w:sz="0" w:space="0" w:color="auto"/>
        <w:bottom w:val="none" w:sz="0" w:space="0" w:color="auto"/>
        <w:right w:val="none" w:sz="0" w:space="0" w:color="auto"/>
      </w:divBdr>
    </w:div>
    <w:div w:id="1340810291">
      <w:bodyDiv w:val="1"/>
      <w:marLeft w:val="0"/>
      <w:marRight w:val="0"/>
      <w:marTop w:val="0"/>
      <w:marBottom w:val="0"/>
      <w:divBdr>
        <w:top w:val="none" w:sz="0" w:space="0" w:color="auto"/>
        <w:left w:val="none" w:sz="0" w:space="0" w:color="auto"/>
        <w:bottom w:val="none" w:sz="0" w:space="0" w:color="auto"/>
        <w:right w:val="none" w:sz="0" w:space="0" w:color="auto"/>
      </w:divBdr>
    </w:div>
    <w:div w:id="1341277191">
      <w:bodyDiv w:val="1"/>
      <w:marLeft w:val="0"/>
      <w:marRight w:val="0"/>
      <w:marTop w:val="0"/>
      <w:marBottom w:val="0"/>
      <w:divBdr>
        <w:top w:val="none" w:sz="0" w:space="0" w:color="auto"/>
        <w:left w:val="none" w:sz="0" w:space="0" w:color="auto"/>
        <w:bottom w:val="none" w:sz="0" w:space="0" w:color="auto"/>
        <w:right w:val="none" w:sz="0" w:space="0" w:color="auto"/>
      </w:divBdr>
    </w:div>
    <w:div w:id="1378891280">
      <w:bodyDiv w:val="1"/>
      <w:marLeft w:val="0"/>
      <w:marRight w:val="0"/>
      <w:marTop w:val="0"/>
      <w:marBottom w:val="0"/>
      <w:divBdr>
        <w:top w:val="none" w:sz="0" w:space="0" w:color="auto"/>
        <w:left w:val="none" w:sz="0" w:space="0" w:color="auto"/>
        <w:bottom w:val="none" w:sz="0" w:space="0" w:color="auto"/>
        <w:right w:val="none" w:sz="0" w:space="0" w:color="auto"/>
      </w:divBdr>
    </w:div>
    <w:div w:id="1448350973">
      <w:bodyDiv w:val="1"/>
      <w:marLeft w:val="0"/>
      <w:marRight w:val="0"/>
      <w:marTop w:val="0"/>
      <w:marBottom w:val="0"/>
      <w:divBdr>
        <w:top w:val="none" w:sz="0" w:space="0" w:color="auto"/>
        <w:left w:val="none" w:sz="0" w:space="0" w:color="auto"/>
        <w:bottom w:val="none" w:sz="0" w:space="0" w:color="auto"/>
        <w:right w:val="none" w:sz="0" w:space="0" w:color="auto"/>
      </w:divBdr>
    </w:div>
    <w:div w:id="1491865256">
      <w:bodyDiv w:val="1"/>
      <w:marLeft w:val="0"/>
      <w:marRight w:val="0"/>
      <w:marTop w:val="0"/>
      <w:marBottom w:val="0"/>
      <w:divBdr>
        <w:top w:val="none" w:sz="0" w:space="0" w:color="auto"/>
        <w:left w:val="none" w:sz="0" w:space="0" w:color="auto"/>
        <w:bottom w:val="none" w:sz="0" w:space="0" w:color="auto"/>
        <w:right w:val="none" w:sz="0" w:space="0" w:color="auto"/>
      </w:divBdr>
    </w:div>
    <w:div w:id="1511286971">
      <w:bodyDiv w:val="1"/>
      <w:marLeft w:val="0"/>
      <w:marRight w:val="0"/>
      <w:marTop w:val="0"/>
      <w:marBottom w:val="0"/>
      <w:divBdr>
        <w:top w:val="none" w:sz="0" w:space="0" w:color="auto"/>
        <w:left w:val="none" w:sz="0" w:space="0" w:color="auto"/>
        <w:bottom w:val="none" w:sz="0" w:space="0" w:color="auto"/>
        <w:right w:val="none" w:sz="0" w:space="0" w:color="auto"/>
      </w:divBdr>
    </w:div>
    <w:div w:id="1674260237">
      <w:bodyDiv w:val="1"/>
      <w:marLeft w:val="0"/>
      <w:marRight w:val="0"/>
      <w:marTop w:val="0"/>
      <w:marBottom w:val="0"/>
      <w:divBdr>
        <w:top w:val="none" w:sz="0" w:space="0" w:color="auto"/>
        <w:left w:val="none" w:sz="0" w:space="0" w:color="auto"/>
        <w:bottom w:val="none" w:sz="0" w:space="0" w:color="auto"/>
        <w:right w:val="none" w:sz="0" w:space="0" w:color="auto"/>
      </w:divBdr>
    </w:div>
    <w:div w:id="1705128446">
      <w:bodyDiv w:val="1"/>
      <w:marLeft w:val="0"/>
      <w:marRight w:val="0"/>
      <w:marTop w:val="0"/>
      <w:marBottom w:val="0"/>
      <w:divBdr>
        <w:top w:val="none" w:sz="0" w:space="0" w:color="auto"/>
        <w:left w:val="none" w:sz="0" w:space="0" w:color="auto"/>
        <w:bottom w:val="none" w:sz="0" w:space="0" w:color="auto"/>
        <w:right w:val="none" w:sz="0" w:space="0" w:color="auto"/>
      </w:divBdr>
    </w:div>
    <w:div w:id="1770927743">
      <w:bodyDiv w:val="1"/>
      <w:marLeft w:val="0"/>
      <w:marRight w:val="0"/>
      <w:marTop w:val="0"/>
      <w:marBottom w:val="0"/>
      <w:divBdr>
        <w:top w:val="none" w:sz="0" w:space="0" w:color="auto"/>
        <w:left w:val="none" w:sz="0" w:space="0" w:color="auto"/>
        <w:bottom w:val="none" w:sz="0" w:space="0" w:color="auto"/>
        <w:right w:val="none" w:sz="0" w:space="0" w:color="auto"/>
      </w:divBdr>
    </w:div>
    <w:div w:id="1774091774">
      <w:bodyDiv w:val="1"/>
      <w:marLeft w:val="0"/>
      <w:marRight w:val="0"/>
      <w:marTop w:val="0"/>
      <w:marBottom w:val="0"/>
      <w:divBdr>
        <w:top w:val="none" w:sz="0" w:space="0" w:color="auto"/>
        <w:left w:val="none" w:sz="0" w:space="0" w:color="auto"/>
        <w:bottom w:val="none" w:sz="0" w:space="0" w:color="auto"/>
        <w:right w:val="none" w:sz="0" w:space="0" w:color="auto"/>
      </w:divBdr>
    </w:div>
    <w:div w:id="1803764210">
      <w:bodyDiv w:val="1"/>
      <w:marLeft w:val="0"/>
      <w:marRight w:val="0"/>
      <w:marTop w:val="0"/>
      <w:marBottom w:val="0"/>
      <w:divBdr>
        <w:top w:val="none" w:sz="0" w:space="0" w:color="auto"/>
        <w:left w:val="none" w:sz="0" w:space="0" w:color="auto"/>
        <w:bottom w:val="none" w:sz="0" w:space="0" w:color="auto"/>
        <w:right w:val="none" w:sz="0" w:space="0" w:color="auto"/>
      </w:divBdr>
    </w:div>
    <w:div w:id="1911113037">
      <w:bodyDiv w:val="1"/>
      <w:marLeft w:val="0"/>
      <w:marRight w:val="0"/>
      <w:marTop w:val="0"/>
      <w:marBottom w:val="0"/>
      <w:divBdr>
        <w:top w:val="none" w:sz="0" w:space="0" w:color="auto"/>
        <w:left w:val="none" w:sz="0" w:space="0" w:color="auto"/>
        <w:bottom w:val="none" w:sz="0" w:space="0" w:color="auto"/>
        <w:right w:val="none" w:sz="0" w:space="0" w:color="auto"/>
      </w:divBdr>
    </w:div>
    <w:div w:id="1913153421">
      <w:bodyDiv w:val="1"/>
      <w:marLeft w:val="0"/>
      <w:marRight w:val="0"/>
      <w:marTop w:val="0"/>
      <w:marBottom w:val="0"/>
      <w:divBdr>
        <w:top w:val="none" w:sz="0" w:space="0" w:color="auto"/>
        <w:left w:val="none" w:sz="0" w:space="0" w:color="auto"/>
        <w:bottom w:val="none" w:sz="0" w:space="0" w:color="auto"/>
        <w:right w:val="none" w:sz="0" w:space="0" w:color="auto"/>
      </w:divBdr>
    </w:div>
    <w:div w:id="2075080271">
      <w:bodyDiv w:val="1"/>
      <w:marLeft w:val="0"/>
      <w:marRight w:val="0"/>
      <w:marTop w:val="0"/>
      <w:marBottom w:val="0"/>
      <w:divBdr>
        <w:top w:val="none" w:sz="0" w:space="0" w:color="auto"/>
        <w:left w:val="none" w:sz="0" w:space="0" w:color="auto"/>
        <w:bottom w:val="none" w:sz="0" w:space="0" w:color="auto"/>
        <w:right w:val="none" w:sz="0" w:space="0" w:color="auto"/>
      </w:divBdr>
    </w:div>
    <w:div w:id="211354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theme" Target="theme/theme1.xml"/><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header" Target="header1.xml"/><Relationship Id="rId16" Type="http://schemas.openxmlformats.org/officeDocument/2006/relationships/hyperlink" Target="mailto:research@ravenpack.com?subject=Research%20Question" TargetMode="External"/><Relationship Id="rId107" Type="http://schemas.openxmlformats.org/officeDocument/2006/relationships/image" Target="media/image92.png"/><Relationship Id="rId11" Type="http://schemas.openxmlformats.org/officeDocument/2006/relationships/hyperlink" Target="mailto:research@ravenpack.com?subject=Research%20Question"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footer" Target="footer1.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3.png"/><Relationship Id="rId17" Type="http://schemas.openxmlformats.org/officeDocument/2006/relationships/comments" Target="comments.xml"/><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header" Target="header2.xml"/><Relationship Id="rId10" Type="http://schemas.openxmlformats.org/officeDocument/2006/relationships/hyperlink" Target="mailto:research@ravenpack.com?subject=Research%20Question"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ravenpack.com" TargetMode="External"/><Relationship Id="rId18" Type="http://schemas.microsoft.com/office/2011/relationships/commentsExtended" Target="commentsExtended.xml"/><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hyperlink" Target="mailto:research@ravenpack.com?subject=Research%20Question"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hyperlink" Target="mailto:support@ravenpack.com" TargetMode="External"/><Relationship Id="rId15" Type="http://schemas.openxmlformats.org/officeDocument/2006/relationships/hyperlink" Target="http://www.ravenpack.com" TargetMode="External"/><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s>
</file>

<file path=word/_rels/header1.xml.rels><?xml version="1.0" encoding="UTF-8" standalone="yes"?>
<Relationships xmlns="http://schemas.openxmlformats.org/package/2006/relationships"><Relationship Id="rId1" Type="http://schemas.openxmlformats.org/officeDocument/2006/relationships/image" Target="media/image9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C4E45-DEAF-4750-B764-828225A3C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45</Pages>
  <Words>6702</Words>
  <Characters>36867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Lautizi</dc:creator>
  <cp:keywords/>
  <dc:description/>
  <cp:lastModifiedBy>Stefan Duprey</cp:lastModifiedBy>
  <cp:revision>85</cp:revision>
  <cp:lastPrinted>2016-09-16T11:03:00Z</cp:lastPrinted>
  <dcterms:created xsi:type="dcterms:W3CDTF">2016-11-10T14:54:00Z</dcterms:created>
  <dcterms:modified xsi:type="dcterms:W3CDTF">2016-11-14T08:44:00Z</dcterms:modified>
</cp:coreProperties>
</file>